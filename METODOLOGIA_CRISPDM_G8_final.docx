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303030"/>
          <w:sz w:val="24"/>
          <w:szCs w:val="24"/>
        </w:rPr>
      </w:pPr>
      <w:r w:rsidDel="00000000" w:rsidR="00000000" w:rsidRPr="00000000">
        <w:rPr>
          <w:rFonts w:ascii="Calibri" w:cs="Calibri" w:eastAsia="Calibri" w:hAnsi="Calibri"/>
          <w:b w:val="1"/>
          <w:bCs w:val="1"/>
          <w:color w:val="303030"/>
          <w:sz w:val="24"/>
          <w:szCs w:val="24"/>
          <w:highlight w:val="white"/>
          <w:rtl w:val="0"/>
        </w:rPr>
        <w:t xml:space="preserve">Minería de Datos: Análisis y Predicción del Estado Operativo de Generadores Eléctricos (EIA-860)</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color w:val="303030"/>
          <w:sz w:val="24"/>
          <w:szCs w:val="24"/>
        </w:rPr>
      </w:pPr>
      <w:r w:rsidDel="00000000" w:rsidR="00000000" w:rsidRPr="00000000">
        <w:rPr>
          <w:rFonts w:ascii="Calibri" w:cs="Calibri" w:eastAsia="Calibri" w:hAnsi="Calibri"/>
          <w:b w:val="1"/>
          <w:bCs w:val="1"/>
          <w:rtl w:val="0"/>
        </w:rPr>
        <w:t xml:space="preserve">INTEGRANTES: </w:t>
      </w:r>
      <w:r w:rsidDel="00000000" w:rsidR="00000000" w:rsidRPr="00000000">
        <w:rPr>
          <w:rFonts w:ascii="Calibri" w:cs="Calibri" w:eastAsia="Calibri" w:hAnsi="Calibri"/>
          <w:b w:val="1"/>
          <w:bCs w:val="1"/>
          <w:color w:val="303030"/>
          <w:sz w:val="24"/>
          <w:szCs w:val="24"/>
          <w:highlight w:val="white"/>
          <w:rtl w:val="0"/>
        </w:rPr>
        <w:t xml:space="preserve">Blanca Janeth Yepes Vergara, Víctor Daniel Gil Suarez, Michel Fabrizio Guevara Rodriguez.</w:t>
      </w: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pStyle w:val="Heading1"/>
        <w:numPr>
          <w:ilvl w:val="0"/>
          <w:numId w:val="11"/>
        </w:numPr>
        <w:ind w:left="360" w:hanging="360"/>
        <w:rPr>
          <w:rFonts w:ascii="Calibri" w:cs="Calibri" w:eastAsia="Calibri" w:hAnsi="Calibri"/>
        </w:rPr>
      </w:pPr>
      <w:r w:rsidDel="00000000" w:rsidR="00000000" w:rsidRPr="00000000">
        <w:rPr>
          <w:rFonts w:ascii="Calibri" w:cs="Calibri" w:eastAsia="Calibri" w:hAnsi="Calibri"/>
          <w:rtl w:val="0"/>
        </w:rPr>
        <w:t xml:space="preserve">ENTENDIMIENTO DEL NEGOCIO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DESCRIPCIÓN DEL NEGOCIO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U.S. Energy Information Administration (EIA) administra el inventario nacional de generadores eléctricos a través del conjunto de datos EIA</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860, que recopila información sobre capacidad instalada, tecnología, fuente de energía y estado operativo de cada unidad generadora en los Estados Unidos.</w:t>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303030"/>
          <w:sz w:val="24"/>
          <w:szCs w:val="24"/>
        </w:rPr>
      </w:pPr>
      <w:r w:rsidDel="00000000" w:rsidR="00000000" w:rsidRPr="00000000">
        <w:rPr>
          <w:rFonts w:ascii="Calibri" w:cs="Calibri" w:eastAsia="Calibri" w:hAnsi="Calibri"/>
          <w:color w:val="000000"/>
          <w:rtl w:val="0"/>
        </w:rPr>
        <w:t xml:space="preserve">En el contexto de la transición energética y la estabilidad del sistema eléctrico, resulta esencial monitorear el ciclo de vida de los generadores y anticipar su comportamiento operativo. Este análisis permite optimizar la planificación de mantenimiento, la gestión de activos y la sostenibilidad de la infraestructura energética.</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08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D">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DESCRIPCIÓN DEL PROBLEMA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303030"/>
          <w:sz w:val="24"/>
          <w:szCs w:val="24"/>
          <w:highlight w:val="white"/>
        </w:rPr>
      </w:pPr>
      <w:r w:rsidDel="00000000" w:rsidR="00000000" w:rsidRPr="00000000">
        <w:rPr>
          <w:rFonts w:ascii="Calibri" w:cs="Calibri" w:eastAsia="Calibri" w:hAnsi="Calibri"/>
          <w:color w:val="303030"/>
          <w:sz w:val="24"/>
          <w:szCs w:val="24"/>
          <w:highlight w:val="white"/>
          <w:rtl w:val="0"/>
        </w:rPr>
        <w:t xml:space="preserve">El inventario EIA-860 contiene miles de registros de generadores con diferentes tecnologías y condiciones operativas. Sin embargo, la información no se utiliza de manera predictiva para anticipar el </w:t>
      </w:r>
      <w:r w:rsidDel="00000000" w:rsidR="00000000" w:rsidRPr="00000000">
        <w:rPr>
          <w:rFonts w:ascii="Calibri" w:cs="Calibri" w:eastAsia="Calibri" w:hAnsi="Calibri"/>
          <w:b w:val="1"/>
          <w:bCs w:val="1"/>
          <w:color w:val="303030"/>
          <w:sz w:val="24"/>
          <w:szCs w:val="24"/>
          <w:highlight w:val="white"/>
          <w:rtl w:val="0"/>
        </w:rPr>
        <w:t xml:space="preserve">estado operativo futuro</w:t>
      </w:r>
      <w:r w:rsidDel="00000000" w:rsidR="00000000" w:rsidRPr="00000000">
        <w:rPr>
          <w:rFonts w:ascii="Calibri" w:cs="Calibri" w:eastAsia="Calibri" w:hAnsi="Calibri"/>
          <w:color w:val="303030"/>
          <w:sz w:val="24"/>
          <w:szCs w:val="24"/>
          <w:highlight w:val="white"/>
          <w:rtl w:val="0"/>
        </w:rPr>
        <w:t xml:space="preserve"> de los equipos. El reto consiste en analizar los patrones técnicos y operativos del inventario para </w:t>
      </w:r>
      <w:r w:rsidDel="00000000" w:rsidR="00000000" w:rsidRPr="00000000">
        <w:rPr>
          <w:rFonts w:ascii="Calibri" w:cs="Calibri" w:eastAsia="Calibri" w:hAnsi="Calibri"/>
          <w:b w:val="1"/>
          <w:bCs w:val="1"/>
          <w:color w:val="303030"/>
          <w:sz w:val="24"/>
          <w:szCs w:val="24"/>
          <w:highlight w:val="white"/>
          <w:rtl w:val="0"/>
        </w:rPr>
        <w:t xml:space="preserve">predecir el estado de situación</w:t>
      </w:r>
      <w:r w:rsidDel="00000000" w:rsidR="00000000" w:rsidRPr="00000000">
        <w:rPr>
          <w:rFonts w:ascii="Calibri" w:cs="Calibri" w:eastAsia="Calibri" w:hAnsi="Calibri"/>
          <w:color w:val="303030"/>
          <w:sz w:val="24"/>
          <w:szCs w:val="24"/>
          <w:highlight w:val="white"/>
          <w:rtl w:val="0"/>
        </w:rPr>
        <w:t xml:space="preserve"> de cada generador (operativo, standby, fuera de servicio, etc.), contribuyendo a una gestión más eficiente del parque energético y a la reducción de riesgos de inactividad o sobrecarga.</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1080" w:firstLine="0"/>
        <w:rPr>
          <w:rFonts w:ascii="Calibri" w:cs="Calibri" w:eastAsia="Calibri" w:hAnsi="Calibri"/>
          <w:color w:val="303030"/>
          <w:sz w:val="24"/>
          <w:szCs w:val="24"/>
          <w:highlight w:val="white"/>
        </w:rPr>
      </w:pPr>
      <w:r w:rsidDel="00000000" w:rsidR="00000000" w:rsidRPr="00000000">
        <w:rPr>
          <w:rtl w:val="0"/>
        </w:rPr>
      </w:r>
    </w:p>
    <w:p w:rsidR="00000000" w:rsidDel="00000000" w:rsidP="00000000" w:rsidRDefault="00000000" w:rsidRPr="00000000" w14:paraId="00000011">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OBJETIVOS DE LA MINERÍA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b w:val="1"/>
          <w:bCs w:val="1"/>
          <w:rtl w:val="0"/>
        </w:rPr>
        <w:t xml:space="preserve">Modelo 1</w:t>
      </w:r>
      <w:r w:rsidDel="00000000" w:rsidR="00000000" w:rsidRPr="00000000">
        <w:rPr>
          <w:rFonts w:ascii="Calibri" w:cs="Calibri" w:eastAsia="Calibri" w:hAnsi="Calibri"/>
          <w:b w:val="0"/>
          <w:bCs w:val="0"/>
          <w:rtl w:val="0"/>
        </w:rPr>
        <w:t xml:space="preserve"> – Predictivo (Clasificación):</w:t>
      </w:r>
      <w:r w:rsidDel="00000000" w:rsidR="00000000" w:rsidRPr="00000000">
        <w:rPr>
          <w:rtl w:val="0"/>
        </w:rPr>
        <w:t xml:space="preserve"> Desarrollar un modelo de clasificación que prediga si un generador eléctrico continuará operativo (</w:t>
      </w:r>
      <w:r w:rsidDel="00000000" w:rsidR="00000000" w:rsidRPr="00000000">
        <w:rPr>
          <w:rFonts w:ascii="Calibri" w:cs="Calibri" w:eastAsia="Calibri" w:hAnsi="Calibri"/>
          <w:b w:val="0"/>
          <w:bCs w:val="0"/>
          <w:rtl w:val="0"/>
        </w:rPr>
        <w:t xml:space="preserve">Status</w:t>
      </w:r>
      <w:r w:rsidDel="00000000" w:rsidR="00000000" w:rsidRPr="00000000">
        <w:rPr>
          <w:rtl w:val="0"/>
        </w:rPr>
        <w:t xml:space="preserve">) en función de su tecnología, capacidad, antigüedad y fuente de energía principal. Se implementaron y compararon tres algoritmos: </w:t>
      </w:r>
      <w:r w:rsidDel="00000000" w:rsidR="00000000" w:rsidRPr="00000000">
        <w:rPr>
          <w:rFonts w:ascii="Calibri" w:cs="Calibri" w:eastAsia="Calibri" w:hAnsi="Calibri"/>
          <w:b w:val="0"/>
          <w:bCs w:val="0"/>
          <w:rtl w:val="0"/>
        </w:rPr>
        <w:t xml:space="preserve">Árbol de Decisión</w:t>
      </w:r>
      <w:r w:rsidDel="00000000" w:rsidR="00000000" w:rsidRPr="00000000">
        <w:rPr>
          <w:rtl w:val="0"/>
        </w:rPr>
        <w:t xml:space="preserve">, </w:t>
      </w:r>
      <w:r w:rsidDel="00000000" w:rsidR="00000000" w:rsidRPr="00000000">
        <w:rPr>
          <w:rFonts w:ascii="Calibri" w:cs="Calibri" w:eastAsia="Calibri" w:hAnsi="Calibri"/>
          <w:b w:val="0"/>
          <w:bCs w:val="0"/>
          <w:rtl w:val="0"/>
        </w:rPr>
        <w:t xml:space="preserve">Red Neuronal</w:t>
      </w:r>
      <w:r w:rsidDel="00000000" w:rsidR="00000000" w:rsidRPr="00000000">
        <w:rPr>
          <w:rtl w:val="0"/>
        </w:rPr>
        <w:t xml:space="preserve"> y </w:t>
      </w:r>
      <w:r w:rsidDel="00000000" w:rsidR="00000000" w:rsidRPr="00000000">
        <w:rPr>
          <w:rFonts w:ascii="Calibri" w:cs="Calibri" w:eastAsia="Calibri" w:hAnsi="Calibri"/>
          <w:b w:val="0"/>
          <w:bCs w:val="0"/>
          <w:rtl w:val="0"/>
        </w:rPr>
        <w:t xml:space="preserve">K-Vecinos Más Cercanos (KNN)</w:t>
      </w:r>
      <w:r w:rsidDel="00000000" w:rsidR="00000000" w:rsidRPr="00000000">
        <w:rPr>
          <w:rtl w:val="0"/>
        </w:rPr>
        <w:t xml:space="preserve">, seleccionando este último para el despliegue por su estabilidad y eficiencia en inferencia.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b w:val="1"/>
          <w:bCs w:val="1"/>
          <w:rtl w:val="0"/>
        </w:rPr>
        <w:t xml:space="preserve">Modelo 2</w:t>
      </w:r>
      <w:r w:rsidDel="00000000" w:rsidR="00000000" w:rsidRPr="00000000">
        <w:rPr>
          <w:rFonts w:ascii="Calibri" w:cs="Calibri" w:eastAsia="Calibri" w:hAnsi="Calibri"/>
          <w:b w:val="0"/>
          <w:bCs w:val="0"/>
          <w:rtl w:val="0"/>
        </w:rPr>
        <w:t xml:space="preserve"> – Descriptivo (Clustering):</w:t>
      </w:r>
      <w:r w:rsidDel="00000000" w:rsidR="00000000" w:rsidRPr="00000000">
        <w:rPr>
          <w:rtl w:val="0"/>
        </w:rPr>
        <w:t xml:space="preserve"> Agrupar los generadores eléctricos activos según sus características técnicas y capacidad instalada, identificando perfiles de operación similares mediante técnicas de agrupamiento.</w:t>
      </w:r>
    </w:p>
    <w:p w:rsidR="00000000" w:rsidDel="00000000" w:rsidP="00000000" w:rsidRDefault="00000000" w:rsidRPr="00000000" w14:paraId="0000001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b w:val="1"/>
          <w:bCs w:val="1"/>
          <w:rtl w:val="0"/>
        </w:rPr>
        <w:t xml:space="preserve">Modelo 3</w:t>
      </w:r>
      <w:r w:rsidDel="00000000" w:rsidR="00000000" w:rsidRPr="00000000">
        <w:rPr>
          <w:rFonts w:ascii="Calibri" w:cs="Calibri" w:eastAsia="Calibri" w:hAnsi="Calibri"/>
          <w:b w:val="0"/>
          <w:bCs w:val="0"/>
          <w:rtl w:val="0"/>
        </w:rPr>
        <w:t xml:space="preserve"> – Descriptivo (Selección de Factores):</w:t>
      </w:r>
      <w:r w:rsidDel="00000000" w:rsidR="00000000" w:rsidRPr="00000000">
        <w:rPr>
          <w:rtl w:val="0"/>
        </w:rPr>
        <w:t xml:space="preserve"> Determinar las variables técnicas que más influyen en los altos niveles de producción de megavatios, utilizando análisis de correlación y selección de atributos.</w:t>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DISEÑO DE SOLUCIÓN</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El proyecto se desarrolló bajo la metodología </w:t>
      </w:r>
      <w:r w:rsidDel="00000000" w:rsidR="00000000" w:rsidRPr="00000000">
        <w:rPr>
          <w:rFonts w:ascii="Calibri" w:cs="Calibri" w:eastAsia="Calibri" w:hAnsi="Calibri"/>
          <w:b w:val="1"/>
          <w:bCs w:val="1"/>
          <w:rtl w:val="0"/>
        </w:rPr>
        <w:t xml:space="preserve">CRISP-DM</w:t>
      </w:r>
      <w:r w:rsidDel="00000000" w:rsidR="00000000" w:rsidRPr="00000000">
        <w:rPr>
          <w:rFonts w:ascii="Calibri" w:cs="Calibri" w:eastAsia="Calibri" w:hAnsi="Calibri"/>
          <w:rtl w:val="0"/>
        </w:rPr>
        <w:t xml:space="preserve">, integrando herramientas como </w:t>
      </w:r>
      <w:r w:rsidDel="00000000" w:rsidR="00000000" w:rsidRPr="00000000">
        <w:rPr>
          <w:rFonts w:ascii="Calibri" w:cs="Calibri" w:eastAsia="Calibri" w:hAnsi="Calibri"/>
          <w:b w:val="1"/>
          <w:bCs w:val="1"/>
          <w:rtl w:val="0"/>
        </w:rPr>
        <w:t xml:space="preserve">KNIME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WEKA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Python</w:t>
      </w:r>
      <w:r w:rsidDel="00000000" w:rsidR="00000000" w:rsidRPr="00000000">
        <w:rPr>
          <w:rFonts w:ascii="Calibri" w:cs="Calibri" w:eastAsia="Calibri" w:hAnsi="Calibri"/>
          <w:rtl w:val="0"/>
        </w:rPr>
        <w:t xml:space="preserve">.</w:t>
      </w:r>
    </w:p>
    <w:p w:rsidR="00000000" w:rsidDel="00000000" w:rsidP="00000000" w:rsidRDefault="00000000" w:rsidRPr="00000000" w14:paraId="0000001C">
      <w:pPr>
        <w:numPr>
          <w:ilvl w:val="0"/>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La preparación de datos (limpieza de nulos, atípicos y correlaciones) se realizó en KNIME y WEKA.</w:t>
      </w:r>
    </w:p>
    <w:p w:rsidR="00000000" w:rsidDel="00000000" w:rsidP="00000000" w:rsidRDefault="00000000" w:rsidRPr="00000000" w14:paraId="0000001D">
      <w:pPr>
        <w:numPr>
          <w:ilvl w:val="0"/>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El modelamiento predictivo se ejecutó en </w:t>
      </w:r>
      <w:r w:rsidDel="00000000" w:rsidR="00000000" w:rsidRPr="00000000">
        <w:rPr>
          <w:rFonts w:ascii="Calibri" w:cs="Calibri" w:eastAsia="Calibri" w:hAnsi="Calibri"/>
          <w:b w:val="1"/>
          <w:bCs w:val="1"/>
          <w:rtl w:val="0"/>
        </w:rPr>
        <w:t xml:space="preserve">Python (Google Colab)</w:t>
      </w:r>
      <w:r w:rsidDel="00000000" w:rsidR="00000000" w:rsidRPr="00000000">
        <w:rPr>
          <w:rFonts w:ascii="Calibri" w:cs="Calibri" w:eastAsia="Calibri" w:hAnsi="Calibri"/>
          <w:rtl w:val="0"/>
        </w:rPr>
        <w:t xml:space="preserve">, aplicando balanceo con </w:t>
      </w:r>
      <w:r w:rsidDel="00000000" w:rsidR="00000000" w:rsidRPr="00000000">
        <w:rPr>
          <w:rFonts w:ascii="Calibri" w:cs="Calibri" w:eastAsia="Calibri" w:hAnsi="Calibri"/>
          <w:b w:val="1"/>
          <w:bCs w:val="1"/>
          <w:rtl w:val="0"/>
        </w:rPr>
        <w:t xml:space="preserve">SMOTE</w:t>
      </w:r>
      <w:r w:rsidDel="00000000" w:rsidR="00000000" w:rsidRPr="00000000">
        <w:rPr>
          <w:rFonts w:ascii="Calibri" w:cs="Calibri" w:eastAsia="Calibri" w:hAnsi="Calibri"/>
          <w:rtl w:val="0"/>
        </w:rPr>
        <w:t xml:space="preserve">, normalización con </w:t>
      </w:r>
      <w:r w:rsidDel="00000000" w:rsidR="00000000" w:rsidRPr="00000000">
        <w:rPr>
          <w:rFonts w:ascii="Calibri" w:cs="Calibri" w:eastAsia="Calibri" w:hAnsi="Calibri"/>
          <w:b w:val="1"/>
          <w:bCs w:val="1"/>
          <w:rtl w:val="0"/>
        </w:rPr>
        <w:t xml:space="preserve">MinMaxScaler</w:t>
      </w:r>
      <w:r w:rsidDel="00000000" w:rsidR="00000000" w:rsidRPr="00000000">
        <w:rPr>
          <w:rFonts w:ascii="Calibri" w:cs="Calibri" w:eastAsia="Calibri" w:hAnsi="Calibri"/>
          <w:rtl w:val="0"/>
        </w:rPr>
        <w:t xml:space="preserve">, y evaluación con métricas de desempeño (Accuracy, Precision, Recall, F1-Score).</w:t>
      </w:r>
    </w:p>
    <w:p w:rsidR="00000000" w:rsidDel="00000000" w:rsidP="00000000" w:rsidRDefault="00000000" w:rsidRPr="00000000" w14:paraId="0000001E">
      <w:pPr>
        <w:numPr>
          <w:ilvl w:val="0"/>
          <w:numId w:val="19"/>
        </w:numPr>
        <w:ind w:left="1440" w:hanging="360"/>
        <w:rPr>
          <w:rFonts w:ascii="Calibri" w:cs="Calibri" w:eastAsia="Calibri" w:hAnsi="Calibri"/>
        </w:rPr>
      </w:pPr>
      <w:r w:rsidDel="00000000" w:rsidR="00000000" w:rsidRPr="00000000">
        <w:rPr>
          <w:rFonts w:ascii="Calibri" w:cs="Calibri" w:eastAsia="Calibri" w:hAnsi="Calibri"/>
          <w:rtl w:val="0"/>
        </w:rPr>
        <w:t xml:space="preserve">El modelo final </w:t>
      </w:r>
      <w:r w:rsidDel="00000000" w:rsidR="00000000" w:rsidRPr="00000000">
        <w:rPr>
          <w:rFonts w:ascii="Calibri" w:cs="Calibri" w:eastAsia="Calibri" w:hAnsi="Calibri"/>
          <w:b w:val="1"/>
          <w:bCs w:val="1"/>
          <w:rtl w:val="0"/>
        </w:rPr>
        <w:t xml:space="preserve">KNN</w:t>
      </w:r>
      <w:r w:rsidDel="00000000" w:rsidR="00000000" w:rsidRPr="00000000">
        <w:rPr>
          <w:rFonts w:ascii="Calibri" w:cs="Calibri" w:eastAsia="Calibri" w:hAnsi="Calibri"/>
          <w:rtl w:val="0"/>
        </w:rPr>
        <w:t xml:space="preserve"> fue desplegado en una aplicación </w:t>
      </w:r>
      <w:r w:rsidDel="00000000" w:rsidR="00000000" w:rsidRPr="00000000">
        <w:rPr>
          <w:rFonts w:ascii="Calibri" w:cs="Calibri" w:eastAsia="Calibri" w:hAnsi="Calibri"/>
          <w:b w:val="1"/>
          <w:bCs w:val="1"/>
          <w:rtl w:val="0"/>
        </w:rPr>
        <w:t xml:space="preserve">Streamlit</w:t>
      </w:r>
      <w:r w:rsidDel="00000000" w:rsidR="00000000" w:rsidRPr="00000000">
        <w:rPr>
          <w:rFonts w:ascii="Calibri" w:cs="Calibri" w:eastAsia="Calibri" w:hAnsi="Calibri"/>
          <w:rtl w:val="0"/>
        </w:rPr>
        <w:t xml:space="preserve">, conectada al repositorio </w:t>
      </w:r>
      <w:r w:rsidDel="00000000" w:rsidR="00000000" w:rsidRPr="00000000">
        <w:rPr>
          <w:rFonts w:ascii="Calibri" w:cs="Calibri" w:eastAsia="Calibri" w:hAnsi="Calibri"/>
          <w:b w:val="1"/>
          <w:bCs w:val="1"/>
          <w:rtl w:val="0"/>
        </w:rPr>
        <w:t xml:space="preserve">GitHub</w:t>
      </w:r>
      <w:r w:rsidDel="00000000" w:rsidR="00000000" w:rsidRPr="00000000">
        <w:rPr>
          <w:rFonts w:ascii="Calibri" w:cs="Calibri" w:eastAsia="Calibri" w:hAnsi="Calibri"/>
          <w:rtl w:val="0"/>
        </w:rPr>
        <w:t xml:space="preserve">, permitiendo la predicción interactiva del estado operativo de los generadores.</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tbl>
      <w:tblPr>
        <w:tblStyle w:val="Table1"/>
        <w:tblW w:w="9493.0" w:type="dxa"/>
        <w:jc w:val="left"/>
        <w:tblLayout w:type="fixed"/>
        <w:tblLook w:val="0600"/>
      </w:tblPr>
      <w:tblGrid>
        <w:gridCol w:w="1845"/>
        <w:gridCol w:w="1127"/>
        <w:gridCol w:w="1134"/>
        <w:gridCol w:w="992"/>
        <w:gridCol w:w="1134"/>
        <w:gridCol w:w="993"/>
        <w:gridCol w:w="992"/>
        <w:gridCol w:w="1276"/>
        <w:tblGridChange w:id="0">
          <w:tblGrid>
            <w:gridCol w:w="1845"/>
            <w:gridCol w:w="1127"/>
            <w:gridCol w:w="1134"/>
            <w:gridCol w:w="992"/>
            <w:gridCol w:w="1134"/>
            <w:gridCol w:w="993"/>
            <w:gridCol w:w="992"/>
            <w:gridCol w:w="1276"/>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20">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 del Problema</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21">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Tipo de análisis (Predictivo/Descriptivo)</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22">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Tipo de aprendizaje</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23">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Tarea analítica</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24">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Requerimiento en los datos</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25">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Métodos</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26">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Evaluación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7">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A Cargo de</w:t>
            </w:r>
          </w:p>
        </w:tc>
      </w:tr>
      <w:tr>
        <w:trPr>
          <w:cantSplit w:val="0"/>
          <w:trHeight w:val="6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28">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Predecir si un generador eléctrico se encontrará en estado operativo (OP) o fuera de servicio/standby basándose en su tecnología, fuente, año de operación y capacidad.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29">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Predictivo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2A">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Supervisado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2B">
            <w:pPr>
              <w:rPr>
                <w:rFonts w:ascii="Calibri" w:cs="Calibri" w:eastAsia="Calibri" w:hAnsi="Calibri"/>
                <w:b w:val="1"/>
                <w:bCs w:val="1"/>
                <w:color w:val="303030"/>
                <w:sz w:val="15"/>
                <w:szCs w:val="15"/>
              </w:rPr>
            </w:pPr>
            <w:r w:rsidDel="00000000" w:rsidR="00000000" w:rsidRPr="00000000">
              <w:rPr>
                <w:rFonts w:ascii="Calibri" w:cs="Calibri" w:eastAsia="Calibri" w:hAnsi="Calibri"/>
                <w:b w:val="1"/>
                <w:bCs w:val="1"/>
                <w:color w:val="303030"/>
                <w:sz w:val="15"/>
                <w:szCs w:val="15"/>
                <w:rtl w:val="0"/>
              </w:rPr>
              <w:t xml:space="preserve">Clasificación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2C">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Histórico de datos etiquetados. Relación predictoras y objetivo.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2D">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Árboles, Redes Neuronales Knn.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2E">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Matriz de confusión, Precision, Recall, F1, Exactitud, Área ROC.</w:t>
            </w:r>
          </w:p>
        </w:tc>
        <w:tc>
          <w:tcPr>
            <w:tcBorders>
              <w:top w:color="000000" w:space="0" w:sz="0" w:val="nil"/>
              <w:left w:color="000000" w:space="0" w:sz="0" w:val="nil"/>
              <w:bottom w:color="dde1eb" w:space="0" w:sz="6" w:val="single"/>
              <w:right w:color="000000" w:space="0" w:sz="0" w:val="nil"/>
            </w:tcBorders>
          </w:tcPr>
          <w:p w:rsidR="00000000" w:rsidDel="00000000" w:rsidP="00000000" w:rsidRDefault="00000000" w:rsidRPr="00000000" w14:paraId="0000002F">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Blanca Janeth Yepes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0">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Agrupar los generadores eléctricos activos en diferentes perfiles de infraestructura para descubrir la segmentación actual del parque de generación.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1">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Descriptivo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2">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No supervisado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3">
            <w:pPr>
              <w:rPr>
                <w:rFonts w:ascii="Calibri" w:cs="Calibri" w:eastAsia="Calibri" w:hAnsi="Calibri"/>
                <w:b w:val="1"/>
                <w:bCs w:val="1"/>
                <w:color w:val="303030"/>
                <w:sz w:val="15"/>
                <w:szCs w:val="15"/>
              </w:rPr>
            </w:pPr>
            <w:r w:rsidDel="00000000" w:rsidR="00000000" w:rsidRPr="00000000">
              <w:rPr>
                <w:rFonts w:ascii="Calibri" w:cs="Calibri" w:eastAsia="Calibri" w:hAnsi="Calibri"/>
                <w:b w:val="1"/>
                <w:bCs w:val="1"/>
                <w:color w:val="303030"/>
                <w:sz w:val="15"/>
                <w:szCs w:val="15"/>
                <w:rtl w:val="0"/>
              </w:rPr>
              <w:t xml:space="preserve">Clustering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4">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Datos activos o actuales. Datos No etiquetados.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5">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K-Means, Jerárquico, Densidad.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6">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Cohesión/Inercia, Separabilidad, Silueta, Dunn, Davies &amp; Bouldin.</w:t>
            </w:r>
          </w:p>
        </w:tc>
        <w:tc>
          <w:tcPr>
            <w:tcBorders>
              <w:top w:color="000000" w:space="0" w:sz="0" w:val="nil"/>
              <w:left w:color="000000" w:space="0" w:sz="0" w:val="nil"/>
              <w:bottom w:color="dde1eb" w:space="0" w:sz="6" w:val="single"/>
              <w:right w:color="000000" w:space="0" w:sz="0" w:val="nil"/>
            </w:tcBorders>
          </w:tcPr>
          <w:p w:rsidR="00000000" w:rsidDel="00000000" w:rsidP="00000000" w:rsidRDefault="00000000" w:rsidRPr="00000000" w14:paraId="00000037">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Michel Guevara</w:t>
            </w:r>
          </w:p>
        </w:tc>
      </w:tr>
      <w:tr>
        <w:trPr>
          <w:cantSplit w:val="0"/>
          <w:trHeight w:val="300" w:hRule="atLeast"/>
          <w:tblHeader w:val="0"/>
        </w:trPr>
        <w:tc>
          <w:tcPr>
            <w:tcBorders>
              <w:top w:color="000000" w:space="0" w:sz="0" w:val="nil"/>
              <w:left w:color="000000" w:space="0" w:sz="0" w:val="nil"/>
              <w:bottom w:color="dde1eb"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8">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Descubrir patrones repetidos o co-ocurrencias frecuentes en las características de los generadores eléctricos (tecnología, fuente de energía, estado operativo).</w:t>
            </w:r>
          </w:p>
        </w:tc>
        <w:tc>
          <w:tcPr>
            <w:tcBorders>
              <w:top w:color="000000" w:space="0" w:sz="0" w:val="nil"/>
              <w:left w:color="000000" w:space="0" w:sz="0" w:val="nil"/>
              <w:bottom w:color="dde1eb"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9">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Descriptivo</w:t>
            </w:r>
          </w:p>
        </w:tc>
        <w:tc>
          <w:tcPr>
            <w:tcBorders>
              <w:top w:color="000000" w:space="0" w:sz="0" w:val="nil"/>
              <w:left w:color="000000" w:space="0" w:sz="0" w:val="nil"/>
              <w:bottom w:color="dde1eb"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A">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No supervisado</w:t>
            </w:r>
          </w:p>
        </w:tc>
        <w:tc>
          <w:tcPr>
            <w:tcBorders>
              <w:top w:color="000000" w:space="0" w:sz="0" w:val="nil"/>
              <w:left w:color="000000" w:space="0" w:sz="0" w:val="nil"/>
              <w:bottom w:color="dde1eb"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B">
            <w:pPr>
              <w:rPr>
                <w:rFonts w:ascii="Calibri" w:cs="Calibri" w:eastAsia="Calibri" w:hAnsi="Calibri"/>
                <w:b w:val="1"/>
                <w:bCs w:val="1"/>
                <w:color w:val="303030"/>
                <w:sz w:val="15"/>
                <w:szCs w:val="15"/>
              </w:rPr>
            </w:pPr>
            <w:r w:rsidDel="00000000" w:rsidR="00000000" w:rsidRPr="00000000">
              <w:rPr>
                <w:rFonts w:ascii="Calibri" w:cs="Calibri" w:eastAsia="Calibri" w:hAnsi="Calibri"/>
                <w:b w:val="1"/>
                <w:bCs w:val="1"/>
                <w:color w:val="303030"/>
                <w:sz w:val="15"/>
                <w:szCs w:val="15"/>
                <w:rtl w:val="0"/>
              </w:rPr>
              <w:t xml:space="preserve">Reglas de Asociación</w:t>
            </w:r>
          </w:p>
        </w:tc>
        <w:tc>
          <w:tcPr>
            <w:tcBorders>
              <w:top w:color="000000" w:space="0" w:sz="0" w:val="nil"/>
              <w:left w:color="000000" w:space="0" w:sz="0" w:val="nil"/>
              <w:bottom w:color="dde1eb"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C">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Datos activos o actuales. Datos No etiquetados.</w:t>
            </w:r>
          </w:p>
        </w:tc>
        <w:tc>
          <w:tcPr>
            <w:tcBorders>
              <w:top w:color="000000" w:space="0" w:sz="0" w:val="nil"/>
              <w:left w:color="000000" w:space="0" w:sz="0" w:val="nil"/>
              <w:bottom w:color="dde1eb" w:space="0" w:sz="8" w:val="single"/>
              <w:right w:color="000000" w:space="0" w:sz="0" w:val="nil"/>
            </w:tcBorders>
            <w:tcMar>
              <w:top w:w="100.0" w:type="dxa"/>
              <w:left w:w="100.0" w:type="dxa"/>
              <w:bottom w:w="100.0" w:type="dxa"/>
              <w:right w:w="100.0" w:type="dxa"/>
            </w:tcMar>
          </w:tcPr>
          <w:p w:rsidR="00000000" w:rsidDel="00000000" w:rsidP="00000000" w:rsidRDefault="00000000" w:rsidRPr="00000000" w14:paraId="0000003D">
            <w:pPr>
              <w:rPr>
                <w:rFonts w:ascii="Calibri" w:cs="Calibri" w:eastAsia="Calibri" w:hAnsi="Calibri"/>
                <w:color w:val="303030"/>
                <w:sz w:val="15"/>
                <w:szCs w:val="15"/>
              </w:rPr>
            </w:pPr>
            <w:r w:rsidDel="00000000" w:rsidR="00000000" w:rsidRPr="00000000">
              <w:rPr>
                <w:rFonts w:ascii="Calibri" w:cs="Calibri" w:eastAsia="Calibri" w:hAnsi="Calibri"/>
                <w:color w:val="303030"/>
                <w:sz w:val="15"/>
                <w:szCs w:val="15"/>
                <w:rtl w:val="0"/>
              </w:rPr>
              <w:t xml:space="preserve">Apriori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tcPr>
          <w:p w:rsidR="00000000" w:rsidDel="00000000" w:rsidP="00000000" w:rsidRDefault="00000000" w:rsidRPr="00000000" w14:paraId="0000003E">
            <w:pPr>
              <w:rPr>
                <w:rFonts w:ascii="Calibri" w:cs="Calibri" w:eastAsia="Calibri" w:hAnsi="Calibri"/>
                <w:color w:val="303030"/>
                <w:sz w:val="15"/>
                <w:szCs w:val="15"/>
              </w:rPr>
            </w:pPr>
            <w:r w:rsidDel="00000000" w:rsidR="00000000" w:rsidRPr="00000000">
              <w:rPr>
                <w:rFonts w:ascii="Calibri" w:cs="Calibri" w:eastAsia="Calibri" w:hAnsi="Calibri"/>
                <w:color w:val="303030"/>
                <w:sz w:val="18"/>
                <w:szCs w:val="18"/>
                <w:rtl w:val="0"/>
              </w:rPr>
              <w:t xml:space="preserve">Soporte y confianza</w:t>
            </w: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Pr>
          <w:p w:rsidR="00000000" w:rsidDel="00000000" w:rsidP="00000000" w:rsidRDefault="00000000" w:rsidRPr="00000000" w14:paraId="0000003F">
            <w:pPr>
              <w:rPr>
                <w:rFonts w:ascii="Calibri" w:cs="Calibri" w:eastAsia="Calibri" w:hAnsi="Calibri"/>
                <w:color w:val="303030"/>
                <w:sz w:val="18"/>
                <w:szCs w:val="18"/>
                <w:highlight w:val="white"/>
              </w:rPr>
            </w:pPr>
            <w:r w:rsidDel="00000000" w:rsidR="00000000" w:rsidRPr="00000000">
              <w:rPr>
                <w:rFonts w:ascii="Calibri" w:cs="Calibri" w:eastAsia="Calibri" w:hAnsi="Calibri"/>
                <w:color w:val="303030"/>
                <w:sz w:val="18"/>
                <w:szCs w:val="18"/>
                <w:highlight w:val="white"/>
                <w:rtl w:val="0"/>
              </w:rPr>
              <w:t xml:space="preserve">Victor Gil</w:t>
            </w:r>
          </w:p>
        </w:tc>
      </w:tr>
    </w:tbl>
    <w:p w:rsidR="00000000" w:rsidDel="00000000" w:rsidP="00000000" w:rsidRDefault="00000000" w:rsidRPr="00000000" w14:paraId="00000040">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VALOR ESPERADO DE LA EVALUACIÓN (Línea base)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Actualmente, la anticipación del estado operativo de un generador depende de estimaciones manuales basadas en experiencia técnica, lo cual introduce incertidumbre y limita la capacidad de planificación.</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El valor esperado del proyecto es superar el desempeño de la evaluación manual, logrando un modelo predictivo que:</w:t>
      </w:r>
    </w:p>
    <w:p w:rsidR="00000000" w:rsidDel="00000000" w:rsidP="00000000" w:rsidRDefault="00000000" w:rsidRPr="00000000" w14:paraId="000000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reduzca la probabilidad de fallas inesperadas,</w:t>
      </w:r>
    </w:p>
    <w:p w:rsidR="00000000" w:rsidDel="00000000" w:rsidP="00000000" w:rsidRDefault="00000000" w:rsidRPr="00000000" w14:paraId="000000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anticipe salidas de servicio con mayor precisión,</w:t>
      </w:r>
    </w:p>
    <w:p w:rsidR="00000000" w:rsidDel="00000000" w:rsidP="00000000" w:rsidRDefault="00000000" w:rsidRPr="00000000" w14:paraId="000000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mejore la toma de decisiones en mantenimiento preventivo,</w:t>
      </w:r>
    </w:p>
    <w:p w:rsidR="00000000" w:rsidDel="00000000" w:rsidP="00000000" w:rsidRDefault="00000000" w:rsidRPr="00000000" w14:paraId="000000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incremente la confiabilidad del parque generador.</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Como línea base, se espera que el modelo predictivo alcance un desempeño superior al azar y a la intuición operativa, con métricas mínimas aceptables de Exactitud &gt; 70% y Recall adecuado para la clase minoritaria, dado el desbalance natural del dataset EIA</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860</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RECURSOS HW Y SW (creación de modelos y para el despliegue) </w:t>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Calibri" w:cs="Calibri" w:eastAsia="Calibri" w:hAnsi="Calibri"/>
          <w:b w:val="1"/>
          <w:bCs w:val="1"/>
          <w:color w:val="303030"/>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Calibri" w:cs="Calibri" w:eastAsia="Calibri" w:hAnsi="Calibri"/>
          <w:b w:val="1"/>
          <w:bCs w:val="1"/>
          <w:color w:val="303030"/>
          <w:sz w:val="24"/>
          <w:szCs w:val="24"/>
        </w:rPr>
      </w:pPr>
      <w:r w:rsidDel="00000000" w:rsidR="00000000" w:rsidRPr="00000000">
        <w:rPr>
          <w:rFonts w:ascii="Calibri" w:cs="Calibri" w:eastAsia="Calibri" w:hAnsi="Calibri"/>
          <w:b w:val="1"/>
          <w:bCs w:val="1"/>
          <w:color w:val="303030"/>
          <w:sz w:val="24"/>
          <w:szCs w:val="24"/>
          <w:rtl w:val="0"/>
        </w:rPr>
        <w:t xml:space="preserve">Software utilizado</w:t>
      </w:r>
    </w:p>
    <w:p w:rsidR="00000000" w:rsidDel="00000000" w:rsidP="00000000" w:rsidRDefault="00000000" w:rsidRPr="00000000" w14:paraId="00000050">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b w:val="1"/>
          <w:bCs w:val="1"/>
          <w:color w:val="303030"/>
          <w:sz w:val="24"/>
          <w:szCs w:val="24"/>
          <w:rtl w:val="0"/>
        </w:rPr>
        <w:t xml:space="preserve">Weka</w:t>
      </w:r>
      <w:r w:rsidDel="00000000" w:rsidR="00000000" w:rsidRPr="00000000">
        <w:rPr>
          <w:rFonts w:ascii="Calibri" w:cs="Calibri" w:eastAsia="Calibri" w:hAnsi="Calibri"/>
          <w:color w:val="303030"/>
          <w:sz w:val="24"/>
          <w:szCs w:val="24"/>
          <w:rtl w:val="0"/>
        </w:rPr>
        <w:t xml:space="preserve">: Limpieza inicial, imputación de nulos, análisis de correlaciones y selección preliminar de variables.</w:t>
      </w:r>
    </w:p>
    <w:p w:rsidR="00000000" w:rsidDel="00000000" w:rsidP="00000000" w:rsidRDefault="00000000" w:rsidRPr="00000000" w14:paraId="00000051">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b w:val="1"/>
          <w:bCs w:val="1"/>
          <w:color w:val="303030"/>
          <w:sz w:val="24"/>
          <w:szCs w:val="24"/>
          <w:rtl w:val="0"/>
        </w:rPr>
        <w:t xml:space="preserve">KNIME</w:t>
      </w:r>
      <w:r w:rsidDel="00000000" w:rsidR="00000000" w:rsidRPr="00000000">
        <w:rPr>
          <w:rFonts w:ascii="Calibri" w:cs="Calibri" w:eastAsia="Calibri" w:hAnsi="Calibri"/>
          <w:color w:val="303030"/>
          <w:sz w:val="24"/>
          <w:szCs w:val="24"/>
          <w:rtl w:val="0"/>
        </w:rPr>
        <w:t xml:space="preserve">: Tratamiento de atípicos mediante reglas de calidad, integración de datos y validación de consistencia.</w:t>
      </w:r>
    </w:p>
    <w:p w:rsidR="00000000" w:rsidDel="00000000" w:rsidP="00000000" w:rsidRDefault="00000000" w:rsidRPr="00000000" w14:paraId="00000052">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b w:val="1"/>
          <w:bCs w:val="1"/>
          <w:color w:val="303030"/>
          <w:sz w:val="24"/>
          <w:szCs w:val="24"/>
          <w:rtl w:val="0"/>
        </w:rPr>
        <w:t xml:space="preserve">Python (Google Colab)</w:t>
      </w:r>
      <w:r w:rsidDel="00000000" w:rsidR="00000000" w:rsidRPr="00000000">
        <w:rPr>
          <w:rFonts w:ascii="Calibri" w:cs="Calibri" w:eastAsia="Calibri" w:hAnsi="Calibri"/>
          <w:color w:val="303030"/>
          <w:sz w:val="24"/>
          <w:szCs w:val="24"/>
          <w:rtl w:val="0"/>
        </w:rPr>
        <w:t xml:space="preserve">:</w:t>
      </w:r>
    </w:p>
    <w:p w:rsidR="00000000" w:rsidDel="00000000" w:rsidP="00000000" w:rsidRDefault="00000000" w:rsidRPr="00000000" w14:paraId="00000053">
      <w:pPr>
        <w:numPr>
          <w:ilvl w:val="1"/>
          <w:numId w:val="21"/>
        </w:numPr>
        <w:pBdr>
          <w:top w:space="0" w:sz="0" w:val="nil"/>
          <w:left w:space="0" w:sz="0" w:val="nil"/>
          <w:bottom w:space="0" w:sz="0" w:val="nil"/>
          <w:right w:space="0" w:sz="0" w:val="nil"/>
          <w:between w:space="0" w:sz="0" w:val="nil"/>
        </w:pBdr>
        <w:ind w:left="1440" w:hanging="360"/>
        <w:rPr>
          <w:rFonts w:ascii="Calibri" w:cs="Calibri" w:eastAsia="Calibri" w:hAnsi="Calibri"/>
          <w:color w:val="303030"/>
          <w:sz w:val="24"/>
          <w:szCs w:val="24"/>
        </w:rPr>
      </w:pPr>
      <w:r w:rsidDel="00000000" w:rsidR="00000000" w:rsidRPr="00000000">
        <w:rPr>
          <w:rFonts w:ascii="Calibri" w:cs="Calibri" w:eastAsia="Calibri" w:hAnsi="Calibri"/>
          <w:color w:val="303030"/>
          <w:sz w:val="24"/>
          <w:szCs w:val="24"/>
          <w:rtl w:val="0"/>
        </w:rPr>
        <w:t xml:space="preserve">Balanceo con SMOTE</w:t>
      </w:r>
    </w:p>
    <w:p w:rsidR="00000000" w:rsidDel="00000000" w:rsidP="00000000" w:rsidRDefault="00000000" w:rsidRPr="00000000" w14:paraId="00000054">
      <w:pPr>
        <w:numPr>
          <w:ilvl w:val="1"/>
          <w:numId w:val="21"/>
        </w:numPr>
        <w:pBdr>
          <w:top w:space="0" w:sz="0" w:val="nil"/>
          <w:left w:space="0" w:sz="0" w:val="nil"/>
          <w:bottom w:space="0" w:sz="0" w:val="nil"/>
          <w:right w:space="0" w:sz="0" w:val="nil"/>
          <w:between w:space="0" w:sz="0" w:val="nil"/>
        </w:pBdr>
        <w:ind w:left="1440" w:hanging="360"/>
        <w:rPr>
          <w:rFonts w:ascii="Calibri" w:cs="Calibri" w:eastAsia="Calibri" w:hAnsi="Calibri"/>
          <w:color w:val="303030"/>
          <w:sz w:val="24"/>
          <w:szCs w:val="24"/>
        </w:rPr>
      </w:pPr>
      <w:r w:rsidDel="00000000" w:rsidR="00000000" w:rsidRPr="00000000">
        <w:rPr>
          <w:rFonts w:ascii="Calibri" w:cs="Calibri" w:eastAsia="Calibri" w:hAnsi="Calibri"/>
          <w:color w:val="303030"/>
          <w:sz w:val="24"/>
          <w:szCs w:val="24"/>
          <w:rtl w:val="0"/>
        </w:rPr>
        <w:t xml:space="preserve">Normalización con MinMaxScaler</w:t>
      </w:r>
    </w:p>
    <w:p w:rsidR="00000000" w:rsidDel="00000000" w:rsidP="00000000" w:rsidRDefault="00000000" w:rsidRPr="00000000" w14:paraId="00000055">
      <w:pPr>
        <w:numPr>
          <w:ilvl w:val="1"/>
          <w:numId w:val="21"/>
        </w:numPr>
        <w:pBdr>
          <w:top w:space="0" w:sz="0" w:val="nil"/>
          <w:left w:space="0" w:sz="0" w:val="nil"/>
          <w:bottom w:space="0" w:sz="0" w:val="nil"/>
          <w:right w:space="0" w:sz="0" w:val="nil"/>
          <w:between w:space="0" w:sz="0" w:val="nil"/>
        </w:pBdr>
        <w:ind w:left="1440" w:hanging="360"/>
        <w:rPr>
          <w:rFonts w:ascii="Calibri" w:cs="Calibri" w:eastAsia="Calibri" w:hAnsi="Calibri"/>
          <w:color w:val="303030"/>
          <w:sz w:val="24"/>
          <w:szCs w:val="24"/>
        </w:rPr>
      </w:pPr>
      <w:r w:rsidDel="00000000" w:rsidR="00000000" w:rsidRPr="00000000">
        <w:rPr>
          <w:rFonts w:ascii="Calibri" w:cs="Calibri" w:eastAsia="Calibri" w:hAnsi="Calibri"/>
          <w:color w:val="303030"/>
          <w:sz w:val="24"/>
          <w:szCs w:val="24"/>
          <w:rtl w:val="0"/>
        </w:rPr>
        <w:t xml:space="preserve">Entrenamiento de modelos (Árbol, Red Neuronal, KNN)</w:t>
      </w:r>
    </w:p>
    <w:p w:rsidR="00000000" w:rsidDel="00000000" w:rsidP="00000000" w:rsidRDefault="00000000" w:rsidRPr="00000000" w14:paraId="00000056">
      <w:pPr>
        <w:numPr>
          <w:ilvl w:val="1"/>
          <w:numId w:val="21"/>
        </w:numPr>
        <w:pBdr>
          <w:top w:space="0" w:sz="0" w:val="nil"/>
          <w:left w:space="0" w:sz="0" w:val="nil"/>
          <w:bottom w:space="0" w:sz="0" w:val="nil"/>
          <w:right w:space="0" w:sz="0" w:val="nil"/>
          <w:between w:space="0" w:sz="0" w:val="nil"/>
        </w:pBdr>
        <w:ind w:left="1440" w:hanging="360"/>
        <w:rPr>
          <w:rFonts w:ascii="Calibri" w:cs="Calibri" w:eastAsia="Calibri" w:hAnsi="Calibri"/>
          <w:color w:val="303030"/>
          <w:sz w:val="24"/>
          <w:szCs w:val="24"/>
        </w:rPr>
      </w:pPr>
      <w:r w:rsidDel="00000000" w:rsidR="00000000" w:rsidRPr="00000000">
        <w:rPr>
          <w:rFonts w:ascii="Calibri" w:cs="Calibri" w:eastAsia="Calibri" w:hAnsi="Calibri"/>
          <w:color w:val="303030"/>
          <w:sz w:val="24"/>
          <w:szCs w:val="24"/>
          <w:rtl w:val="0"/>
        </w:rPr>
        <w:t xml:space="preserve">Evaluación y selección del mejor modelo</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b w:val="1"/>
          <w:bCs w:val="1"/>
          <w:color w:val="303030"/>
          <w:sz w:val="24"/>
          <w:szCs w:val="24"/>
          <w:rtl w:val="0"/>
        </w:rPr>
        <w:t xml:space="preserve">Streamlit</w:t>
      </w:r>
      <w:r w:rsidDel="00000000" w:rsidR="00000000" w:rsidRPr="00000000">
        <w:rPr>
          <w:rFonts w:ascii="Calibri" w:cs="Calibri" w:eastAsia="Calibri" w:hAnsi="Calibri"/>
          <w:color w:val="303030"/>
          <w:sz w:val="24"/>
          <w:szCs w:val="24"/>
          <w:rtl w:val="0"/>
        </w:rPr>
        <w:t xml:space="preserve">: Despliegue del modelo final KNN en una interfaz interactiva.</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b w:val="1"/>
          <w:bCs w:val="1"/>
          <w:color w:val="303030"/>
          <w:sz w:val="24"/>
          <w:szCs w:val="24"/>
          <w:rtl w:val="0"/>
        </w:rPr>
        <w:t xml:space="preserve">GitHub</w:t>
      </w:r>
      <w:r w:rsidDel="00000000" w:rsidR="00000000" w:rsidRPr="00000000">
        <w:rPr>
          <w:rFonts w:ascii="Calibri" w:cs="Calibri" w:eastAsia="Calibri" w:hAnsi="Calibri"/>
          <w:color w:val="303030"/>
          <w:sz w:val="24"/>
          <w:szCs w:val="24"/>
          <w:rtl w:val="0"/>
        </w:rPr>
        <w:t xml:space="preserve">: Control de versiones, almacenamiento del modelo entrenado (.pkl) y hosting del repositorio del proyecto.</w:t>
      </w:r>
    </w:p>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Calibri" w:cs="Calibri" w:eastAsia="Calibri" w:hAnsi="Calibri"/>
          <w:b w:val="1"/>
          <w:bCs w:val="1"/>
          <w:color w:val="30303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Calibri" w:cs="Calibri" w:eastAsia="Calibri" w:hAnsi="Calibri"/>
          <w:b w:val="1"/>
          <w:bCs w:val="1"/>
          <w:color w:val="303030"/>
          <w:sz w:val="24"/>
          <w:szCs w:val="24"/>
        </w:rPr>
      </w:pPr>
      <w:r w:rsidDel="00000000" w:rsidR="00000000" w:rsidRPr="00000000">
        <w:rPr>
          <w:rFonts w:ascii="Calibri" w:cs="Calibri" w:eastAsia="Calibri" w:hAnsi="Calibri"/>
          <w:b w:val="1"/>
          <w:bCs w:val="1"/>
          <w:color w:val="303030"/>
          <w:sz w:val="24"/>
          <w:szCs w:val="24"/>
          <w:rtl w:val="0"/>
        </w:rPr>
        <w:t xml:space="preserve">Hardware</w:t>
      </w:r>
    </w:p>
    <w:p w:rsidR="00000000" w:rsidDel="00000000" w:rsidP="00000000" w:rsidRDefault="00000000" w:rsidRPr="00000000" w14:paraId="0000005B">
      <w:pPr>
        <w:numPr>
          <w:ilvl w:val="0"/>
          <w:numId w:val="22"/>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color w:val="303030"/>
          <w:sz w:val="24"/>
          <w:szCs w:val="24"/>
          <w:rtl w:val="0"/>
        </w:rPr>
        <w:t xml:space="preserve">Equipos de cómputo estándar con capacidad para ejecutar Weka y KNIME.</w:t>
      </w:r>
    </w:p>
    <w:p w:rsidR="00000000" w:rsidDel="00000000" w:rsidP="00000000" w:rsidRDefault="00000000" w:rsidRPr="00000000" w14:paraId="0000005C">
      <w:pPr>
        <w:numPr>
          <w:ilvl w:val="0"/>
          <w:numId w:val="22"/>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color w:val="303030"/>
          <w:sz w:val="24"/>
          <w:szCs w:val="24"/>
          <w:rtl w:val="0"/>
        </w:rPr>
        <w:t xml:space="preserve">Infraestructura en la nube de Google Colab para entrenamiento de modelos con capacidad de procesamiento escalable.</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ind w:left="720" w:hanging="360"/>
        <w:rPr>
          <w:rFonts w:ascii="Calibri" w:cs="Calibri" w:eastAsia="Calibri" w:hAnsi="Calibri"/>
          <w:color w:val="303030"/>
          <w:sz w:val="24"/>
          <w:szCs w:val="24"/>
        </w:rPr>
      </w:pPr>
      <w:r w:rsidDel="00000000" w:rsidR="00000000" w:rsidRPr="00000000">
        <w:rPr>
          <w:rFonts w:ascii="Calibri" w:cs="Calibri" w:eastAsia="Calibri" w:hAnsi="Calibri"/>
          <w:color w:val="303030"/>
          <w:sz w:val="24"/>
          <w:szCs w:val="24"/>
          <w:rtl w:val="0"/>
        </w:rPr>
        <w:t xml:space="preserve">Hosting de Streamlit Cloud para el despliegue del modelo.</w:t>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1080" w:firstLine="0"/>
        <w:rPr>
          <w:rFonts w:ascii="Calibri" w:cs="Calibri" w:eastAsia="Calibri" w:hAnsi="Calibri"/>
          <w:color w:val="30303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0">
      <w:pPr>
        <w:pStyle w:val="Heading1"/>
        <w:numPr>
          <w:ilvl w:val="0"/>
          <w:numId w:val="11"/>
        </w:numPr>
        <w:ind w:left="360" w:hanging="360"/>
        <w:rPr>
          <w:rFonts w:ascii="Calibri" w:cs="Calibri" w:eastAsia="Calibri" w:hAnsi="Calibri"/>
        </w:rPr>
      </w:pPr>
      <w:r w:rsidDel="00000000" w:rsidR="00000000" w:rsidRPr="00000000">
        <w:rPr>
          <w:rFonts w:ascii="Calibri" w:cs="Calibri" w:eastAsia="Calibri" w:hAnsi="Calibri"/>
          <w:rtl w:val="0"/>
        </w:rPr>
        <w:t xml:space="preserve">ENTENDIMIENTO DE LOS DATOS ESPECÍFICOS (TI)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CICLO DE LOS DATOS: Generación, Almacenamiento, Modificación, Periodicidad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Generación:</w:t>
      </w:r>
      <w:r w:rsidDel="00000000" w:rsidR="00000000" w:rsidRPr="00000000">
        <w:rPr>
          <w:rFonts w:ascii="Calibri" w:cs="Calibri" w:eastAsia="Calibri" w:hAnsi="Calibri"/>
          <w:rtl w:val="0"/>
        </w:rPr>
        <w:t xml:space="preserve"> Los datos utilizados provienen de la </w:t>
      </w:r>
      <w:r w:rsidDel="00000000" w:rsidR="00000000" w:rsidRPr="00000000">
        <w:rPr>
          <w:rFonts w:ascii="Calibri" w:cs="Calibri" w:eastAsia="Calibri" w:hAnsi="Calibri"/>
          <w:b w:val="1"/>
          <w:bCs w:val="1"/>
          <w:rtl w:val="0"/>
        </w:rPr>
        <w:t xml:space="preserve">Encuesta Oficial EIA-860 – Annual Electric Generator Report</w:t>
      </w:r>
      <w:r w:rsidDel="00000000" w:rsidR="00000000" w:rsidRPr="00000000">
        <w:rPr>
          <w:rFonts w:ascii="Calibri" w:cs="Calibri" w:eastAsia="Calibri" w:hAnsi="Calibri"/>
          <w:rtl w:val="0"/>
        </w:rPr>
        <w:t xml:space="preserve">, administrada por la </w:t>
      </w:r>
      <w:r w:rsidDel="00000000" w:rsidR="00000000" w:rsidRPr="00000000">
        <w:rPr>
          <w:rFonts w:ascii="Calibri" w:cs="Calibri" w:eastAsia="Calibri" w:hAnsi="Calibri"/>
          <w:i w:val="1"/>
          <w:iCs w:val="1"/>
          <w:rtl w:val="0"/>
        </w:rPr>
        <w:t xml:space="preserve">U.S. Energy Information Administration (EIA)</w:t>
      </w:r>
      <w:r w:rsidDel="00000000" w:rsidR="00000000" w:rsidRPr="00000000">
        <w:rPr>
          <w:rFonts w:ascii="Calibri" w:cs="Calibri" w:eastAsia="Calibri" w:hAnsi="Calibri"/>
          <w:rtl w:val="0"/>
        </w:rPr>
        <w:t xml:space="preserve">. Según el documento oficial: “Form EIA-860 collects data on the status of existing electric generating plants and associated equipment in the United States and Puerto Rico…” </w:t>
      </w:r>
      <w:r w:rsidDel="00000000" w:rsidR="00000000" w:rsidRPr="00000000">
        <w:rPr>
          <w:rFonts w:ascii="Calibri" w:cs="Calibri" w:eastAsia="Calibri" w:hAnsi="Calibri"/>
          <w:i w:val="1"/>
          <w:iCs w:val="1"/>
          <w:rtl w:val="0"/>
        </w:rPr>
        <w:t xml:space="preserve">(EIA-860 Instructions, p.1). </w:t>
      </w:r>
      <w:r w:rsidDel="00000000" w:rsidR="00000000" w:rsidRPr="00000000">
        <w:rPr>
          <w:rFonts w:ascii="Calibri" w:cs="Calibri" w:eastAsia="Calibri" w:hAnsi="Calibri"/>
          <w:rtl w:val="0"/>
        </w:rPr>
        <w:t xml:space="preserve">Los datos son reportados directamente por los operadores de plantas cuya capacidad total instalada es </w:t>
      </w:r>
      <w:r w:rsidDel="00000000" w:rsidR="00000000" w:rsidRPr="00000000">
        <w:rPr>
          <w:rFonts w:ascii="Calibri" w:cs="Calibri" w:eastAsia="Calibri" w:hAnsi="Calibri"/>
          <w:b w:val="1"/>
          <w:bCs w:val="1"/>
          <w:rtl w:val="0"/>
        </w:rPr>
        <w:t xml:space="preserve">≥ 1 MW</w:t>
      </w:r>
      <w:r w:rsidDel="00000000" w:rsidR="00000000" w:rsidRPr="00000000">
        <w:rPr>
          <w:rFonts w:ascii="Calibri" w:cs="Calibri" w:eastAsia="Calibri" w:hAnsi="Calibri"/>
          <w:rtl w:val="0"/>
        </w:rPr>
        <w:t xml:space="preserve">, incluyendo generadores en operación, standby, fuera de servicio, retirados o planificados.</w:t>
      </w:r>
    </w:p>
    <w:p w:rsidR="00000000" w:rsidDel="00000000" w:rsidP="00000000" w:rsidRDefault="00000000" w:rsidRPr="00000000" w14:paraId="00000065">
      <w:pPr>
        <w:shd w:fill="ffffff" w:val="clear"/>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Almacenamiento:</w:t>
      </w:r>
      <w:r w:rsidDel="00000000" w:rsidR="00000000" w:rsidRPr="00000000">
        <w:rPr>
          <w:rFonts w:ascii="Calibri" w:cs="Calibri" w:eastAsia="Calibri" w:hAnsi="Calibri"/>
          <w:rtl w:val="0"/>
        </w:rPr>
        <w:t xml:space="preserve"> La EIA consolida la información en su base de datos nacional y publica los resultados en formatos abiertos (CSV, XLSX). Estos archivos son descargables desde el portal oficial y mantienen la estructura original del reporte.</w:t>
      </w:r>
    </w:p>
    <w:p w:rsidR="00000000" w:rsidDel="00000000" w:rsidP="00000000" w:rsidRDefault="00000000" w:rsidRPr="00000000" w14:paraId="00000067">
      <w:pPr>
        <w:shd w:fill="ffffff" w:val="clear"/>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Modificación:</w:t>
      </w:r>
      <w:r w:rsidDel="00000000" w:rsidR="00000000" w:rsidRPr="00000000">
        <w:rPr>
          <w:rFonts w:ascii="Calibri" w:cs="Calibri" w:eastAsia="Calibri" w:hAnsi="Calibri"/>
          <w:rtl w:val="0"/>
        </w:rPr>
        <w:t xml:space="preserve"> Los datos no se modifican manualmente por terceros. Cualquier corrección o actualización debe ser reportada formalmente por el operador: “Respondents should notify EIA as soon as practical… EIA staff will assist the respondent in amending its filing.” </w:t>
      </w:r>
      <w:r w:rsidDel="00000000" w:rsidR="00000000" w:rsidRPr="00000000">
        <w:rPr>
          <w:rFonts w:ascii="Calibri" w:cs="Calibri" w:eastAsia="Calibri" w:hAnsi="Calibri"/>
          <w:i w:val="1"/>
          <w:iCs w:val="1"/>
          <w:rtl w:val="0"/>
        </w:rPr>
        <w:t xml:space="preserve">(EIA-860 Instructions, p.2). </w:t>
      </w:r>
      <w:r w:rsidDel="00000000" w:rsidR="00000000" w:rsidRPr="00000000">
        <w:rPr>
          <w:rFonts w:ascii="Calibri" w:cs="Calibri" w:eastAsia="Calibri" w:hAnsi="Calibri"/>
          <w:rtl w:val="0"/>
        </w:rPr>
        <w:t xml:space="preserve">Esto garantiza trazabilidad, consistencia y control gubernamental sobre los cambios.</w:t>
      </w:r>
    </w:p>
    <w:p w:rsidR="00000000" w:rsidDel="00000000" w:rsidP="00000000" w:rsidRDefault="00000000" w:rsidRPr="00000000" w14:paraId="00000069">
      <w:pPr>
        <w:shd w:fill="ffffff" w:val="clear"/>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Periodicidad:</w:t>
      </w:r>
      <w:r w:rsidDel="00000000" w:rsidR="00000000" w:rsidRPr="00000000">
        <w:rPr>
          <w:rFonts w:ascii="Calibri" w:cs="Calibri" w:eastAsia="Calibri" w:hAnsi="Calibri"/>
          <w:rtl w:val="0"/>
        </w:rPr>
        <w:t xml:space="preserve"> La encuesta se presenta </w:t>
      </w:r>
      <w:r w:rsidDel="00000000" w:rsidR="00000000" w:rsidRPr="00000000">
        <w:rPr>
          <w:rFonts w:ascii="Calibri" w:cs="Calibri" w:eastAsia="Calibri" w:hAnsi="Calibri"/>
          <w:b w:val="1"/>
          <w:bCs w:val="1"/>
          <w:rtl w:val="0"/>
        </w:rPr>
        <w:t xml:space="preserve">anualmente</w:t>
      </w:r>
      <w:r w:rsidDel="00000000" w:rsidR="00000000" w:rsidRPr="00000000">
        <w:rPr>
          <w:rFonts w:ascii="Calibri" w:cs="Calibri" w:eastAsia="Calibri" w:hAnsi="Calibri"/>
          <w:rtl w:val="0"/>
        </w:rPr>
        <w:t xml:space="preserve">, entre enero y febrero, reflejando el estado de los generadores al 31 de diciembre del año anterior: “Submit the completed Form EIA-860 annually… reflecting the status as of December 31 of the reporting year.” </w:t>
      </w:r>
      <w:r w:rsidDel="00000000" w:rsidR="00000000" w:rsidRPr="00000000">
        <w:rPr>
          <w:rFonts w:ascii="Calibri" w:cs="Calibri" w:eastAsia="Calibri" w:hAnsi="Calibri"/>
          <w:i w:val="1"/>
          <w:iCs w:val="1"/>
          <w:rtl w:val="0"/>
        </w:rPr>
        <w:t xml:space="preserve">(EIA-860 Instructions, p.2). </w:t>
      </w:r>
      <w:r w:rsidDel="00000000" w:rsidR="00000000" w:rsidRPr="00000000">
        <w:rPr>
          <w:rFonts w:ascii="Calibri" w:cs="Calibri" w:eastAsia="Calibri" w:hAnsi="Calibri"/>
          <w:rtl w:val="0"/>
        </w:rPr>
        <w:t xml:space="preserve">Algunas variables operativas se actualizan mensualmente mediante la encuesta complementaria </w:t>
      </w:r>
      <w:r w:rsidDel="00000000" w:rsidR="00000000" w:rsidRPr="00000000">
        <w:rPr>
          <w:rFonts w:ascii="Calibri" w:cs="Calibri" w:eastAsia="Calibri" w:hAnsi="Calibri"/>
          <w:b w:val="1"/>
          <w:bCs w:val="1"/>
          <w:rtl w:val="0"/>
        </w:rPr>
        <w:t xml:space="preserve">EIA-860M</w:t>
      </w:r>
      <w:r w:rsidDel="00000000" w:rsidR="00000000" w:rsidRPr="00000000">
        <w:rPr>
          <w:rFonts w:ascii="Calibri" w:cs="Calibri" w:eastAsia="Calibri" w:hAnsi="Calibri"/>
          <w:rtl w:val="0"/>
        </w:rPr>
        <w:t xml:space="preserve">.</w:t>
      </w:r>
    </w:p>
    <w:p w:rsidR="00000000" w:rsidDel="00000000" w:rsidP="00000000" w:rsidRDefault="00000000" w:rsidRPr="00000000" w14:paraId="0000006B">
      <w:pPr>
        <w:shd w:fill="ffffff" w:val="clear"/>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DICCIONARIO DE DATOS</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tbl>
      <w:tblPr>
        <w:tblStyle w:val="Table2"/>
        <w:tblW w:w="8504.0" w:type="dxa"/>
        <w:jc w:val="center"/>
        <w:tblLayout w:type="fixed"/>
        <w:tblLook w:val="0600"/>
      </w:tblPr>
      <w:tblGrid>
        <w:gridCol w:w="2410"/>
        <w:gridCol w:w="2127"/>
        <w:gridCol w:w="3967"/>
        <w:tblGridChange w:id="0">
          <w:tblGrid>
            <w:gridCol w:w="2410"/>
            <w:gridCol w:w="2127"/>
            <w:gridCol w:w="3967"/>
          </w:tblGrid>
        </w:tblGridChange>
      </w:tblGrid>
      <w:tr>
        <w:trPr>
          <w:cantSplit w:val="0"/>
          <w:trHeight w:val="32"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vAlign w:val="bottom"/>
          </w:tcPr>
          <w:p w:rsidR="00000000" w:rsidDel="00000000" w:rsidP="00000000" w:rsidRDefault="00000000" w:rsidRPr="00000000" w14:paraId="0000006E">
            <w:pPr>
              <w:jc w:val="center"/>
              <w:rPr>
                <w:rFonts w:ascii="Calibri" w:cs="Calibri" w:eastAsia="Calibri" w:hAnsi="Calibri"/>
              </w:rPr>
            </w:pPr>
            <w:r w:rsidDel="00000000" w:rsidR="00000000" w:rsidRPr="00000000">
              <w:rPr>
                <w:rFonts w:ascii="Calibri" w:cs="Calibri" w:eastAsia="Calibri" w:hAnsi="Calibri"/>
                <w:b w:val="1"/>
                <w:bCs w:val="1"/>
                <w:color w:val="000000"/>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vAlign w:val="bottom"/>
          </w:tcPr>
          <w:p w:rsidR="00000000" w:rsidDel="00000000" w:rsidP="00000000" w:rsidRDefault="00000000" w:rsidRPr="00000000" w14:paraId="0000006F">
            <w:pPr>
              <w:jc w:val="center"/>
              <w:rPr>
                <w:rFonts w:ascii="Calibri" w:cs="Calibri" w:eastAsia="Calibri" w:hAnsi="Calibri"/>
              </w:rPr>
            </w:pPr>
            <w:r w:rsidDel="00000000" w:rsidR="00000000" w:rsidRPr="00000000">
              <w:rPr>
                <w:rFonts w:ascii="Calibri" w:cs="Calibri" w:eastAsia="Calibri" w:hAnsi="Calibri"/>
                <w:b w:val="1"/>
                <w:bCs w:val="1"/>
                <w:color w:val="000000"/>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vAlign w:val="bottom"/>
          </w:tcPr>
          <w:p w:rsidR="00000000" w:rsidDel="00000000" w:rsidP="00000000" w:rsidRDefault="00000000" w:rsidRPr="00000000" w14:paraId="0000007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Descripción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1">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Prime_Mover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2">
            <w:pPr>
              <w:rPr>
                <w:rFonts w:ascii="Calibri" w:cs="Calibri" w:eastAsia="Calibri" w:hAnsi="Calibri"/>
                <w:sz w:val="18"/>
                <w:szCs w:val="18"/>
              </w:rPr>
            </w:pPr>
            <w:r w:rsidDel="00000000" w:rsidR="00000000" w:rsidRPr="00000000">
              <w:rPr>
                <w:rFonts w:ascii="Calibri" w:cs="Calibri" w:eastAsia="Calibri" w:hAnsi="Calibri"/>
                <w:rtl w:val="0"/>
              </w:rPr>
              <w:t xml:space="preserve">Categórica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3">
            <w:pPr>
              <w:rPr>
                <w:rFonts w:ascii="Calibri" w:cs="Calibri" w:eastAsia="Calibri" w:hAnsi="Calibri"/>
                <w:sz w:val="18"/>
                <w:szCs w:val="18"/>
              </w:rPr>
            </w:pPr>
            <w:r w:rsidDel="00000000" w:rsidR="00000000" w:rsidRPr="00000000">
              <w:rPr>
                <w:rFonts w:ascii="Calibri" w:cs="Calibri" w:eastAsia="Calibri" w:hAnsi="Calibri"/>
                <w:rtl w:val="0"/>
              </w:rPr>
              <w:t xml:space="preserve">Código del tipo de turbina o motor principal (ST, GT, HY, IC, PV, WT, etc.).</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4">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Energy_Source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5">
            <w:pPr>
              <w:rPr>
                <w:rFonts w:ascii="Calibri" w:cs="Calibri" w:eastAsia="Calibri" w:hAnsi="Calibri"/>
                <w:sz w:val="18"/>
                <w:szCs w:val="18"/>
              </w:rPr>
            </w:pPr>
            <w:r w:rsidDel="00000000" w:rsidR="00000000" w:rsidRPr="00000000">
              <w:rPr>
                <w:rFonts w:ascii="Calibri" w:cs="Calibri" w:eastAsia="Calibri" w:hAnsi="Calibri"/>
                <w:rtl w:val="0"/>
              </w:rPr>
              <w:t xml:space="preserve">Categórica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6">
            <w:pPr>
              <w:rPr>
                <w:rFonts w:ascii="Calibri" w:cs="Calibri" w:eastAsia="Calibri" w:hAnsi="Calibri"/>
                <w:sz w:val="18"/>
                <w:szCs w:val="18"/>
              </w:rPr>
            </w:pPr>
            <w:r w:rsidDel="00000000" w:rsidR="00000000" w:rsidRPr="00000000">
              <w:rPr>
                <w:rFonts w:ascii="Calibri" w:cs="Calibri" w:eastAsia="Calibri" w:hAnsi="Calibri"/>
                <w:rtl w:val="0"/>
              </w:rPr>
              <w:t xml:space="preserve">Fuente primaria de energía (NG, WAT, SUN, BIT, DFO, etc.).</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7">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Summer_Capacity_MW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8">
            <w:pPr>
              <w:rPr>
                <w:rFonts w:ascii="Calibri" w:cs="Calibri" w:eastAsia="Calibri" w:hAnsi="Calibri"/>
                <w:sz w:val="18"/>
                <w:szCs w:val="18"/>
              </w:rPr>
            </w:pPr>
            <w:r w:rsidDel="00000000" w:rsidR="00000000" w:rsidRPr="00000000">
              <w:rPr>
                <w:rFonts w:ascii="Calibri" w:cs="Calibri" w:eastAsia="Calibri" w:hAnsi="Calibri"/>
                <w:rtl w:val="0"/>
              </w:rPr>
              <w:t xml:space="preserve">Numérica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9">
            <w:pPr>
              <w:rPr>
                <w:rFonts w:ascii="Calibri" w:cs="Calibri" w:eastAsia="Calibri" w:hAnsi="Calibri"/>
                <w:sz w:val="18"/>
                <w:szCs w:val="18"/>
              </w:rPr>
            </w:pPr>
            <w:r w:rsidDel="00000000" w:rsidR="00000000" w:rsidRPr="00000000">
              <w:rPr>
                <w:rFonts w:ascii="Calibri" w:cs="Calibri" w:eastAsia="Calibri" w:hAnsi="Calibri"/>
                <w:rtl w:val="0"/>
              </w:rPr>
              <w:t xml:space="preserve">Capacidad nominal en verano (MW).</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A">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Winter_Capacity_MW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B">
            <w:pPr>
              <w:rPr>
                <w:rFonts w:ascii="Calibri" w:cs="Calibri" w:eastAsia="Calibri" w:hAnsi="Calibri"/>
                <w:sz w:val="18"/>
                <w:szCs w:val="18"/>
              </w:rPr>
            </w:pPr>
            <w:r w:rsidDel="00000000" w:rsidR="00000000" w:rsidRPr="00000000">
              <w:rPr>
                <w:rFonts w:ascii="Calibri" w:cs="Calibri" w:eastAsia="Calibri" w:hAnsi="Calibri"/>
                <w:rtl w:val="0"/>
              </w:rPr>
              <w:t xml:space="preserve">Numérica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C">
            <w:pPr>
              <w:rPr>
                <w:rFonts w:ascii="Calibri" w:cs="Calibri" w:eastAsia="Calibri" w:hAnsi="Calibri"/>
                <w:sz w:val="18"/>
                <w:szCs w:val="18"/>
              </w:rPr>
            </w:pPr>
            <w:r w:rsidDel="00000000" w:rsidR="00000000" w:rsidRPr="00000000">
              <w:rPr>
                <w:rFonts w:ascii="Calibri" w:cs="Calibri" w:eastAsia="Calibri" w:hAnsi="Calibri"/>
                <w:rtl w:val="0"/>
              </w:rPr>
              <w:t xml:space="preserve">Capacidad nominal en invierno (MW).</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D">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Minimum_Load_MW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E">
            <w:pPr>
              <w:rPr>
                <w:rFonts w:ascii="Calibri" w:cs="Calibri" w:eastAsia="Calibri" w:hAnsi="Calibri"/>
                <w:sz w:val="18"/>
                <w:szCs w:val="18"/>
              </w:rPr>
            </w:pPr>
            <w:r w:rsidDel="00000000" w:rsidR="00000000" w:rsidRPr="00000000">
              <w:rPr>
                <w:rFonts w:ascii="Calibri" w:cs="Calibri" w:eastAsia="Calibri" w:hAnsi="Calibri"/>
                <w:rtl w:val="0"/>
              </w:rPr>
              <w:t xml:space="preserve">Numérica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7F">
            <w:pPr>
              <w:rPr>
                <w:rFonts w:ascii="Calibri" w:cs="Calibri" w:eastAsia="Calibri" w:hAnsi="Calibri"/>
                <w:sz w:val="18"/>
                <w:szCs w:val="18"/>
              </w:rPr>
            </w:pPr>
            <w:r w:rsidDel="00000000" w:rsidR="00000000" w:rsidRPr="00000000">
              <w:rPr>
                <w:rFonts w:ascii="Calibri" w:cs="Calibri" w:eastAsia="Calibri" w:hAnsi="Calibri"/>
                <w:rtl w:val="0"/>
              </w:rPr>
              <w:t xml:space="preserve">Carga mínima requerida para operación.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0">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Operating_Year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1">
            <w:pPr>
              <w:rPr>
                <w:rFonts w:ascii="Calibri" w:cs="Calibri" w:eastAsia="Calibri" w:hAnsi="Calibri"/>
                <w:sz w:val="18"/>
                <w:szCs w:val="18"/>
              </w:rPr>
            </w:pPr>
            <w:r w:rsidDel="00000000" w:rsidR="00000000" w:rsidRPr="00000000">
              <w:rPr>
                <w:rFonts w:ascii="Calibri" w:cs="Calibri" w:eastAsia="Calibri" w:hAnsi="Calibri"/>
                <w:rtl w:val="0"/>
              </w:rPr>
              <w:t xml:space="preserve">Numérica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2">
            <w:pPr>
              <w:rPr>
                <w:rFonts w:ascii="Calibri" w:cs="Calibri" w:eastAsia="Calibri" w:hAnsi="Calibri"/>
                <w:sz w:val="18"/>
                <w:szCs w:val="18"/>
              </w:rPr>
            </w:pPr>
            <w:r w:rsidDel="00000000" w:rsidR="00000000" w:rsidRPr="00000000">
              <w:rPr>
                <w:rFonts w:ascii="Calibri" w:cs="Calibri" w:eastAsia="Calibri" w:hAnsi="Calibri"/>
                <w:rtl w:val="0"/>
              </w:rPr>
              <w:t xml:space="preserve">Año de entrada en operación comercial.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3">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4">
            <w:pPr>
              <w:rPr>
                <w:rFonts w:ascii="Calibri" w:cs="Calibri" w:eastAsia="Calibri" w:hAnsi="Calibri"/>
                <w:sz w:val="18"/>
                <w:szCs w:val="18"/>
              </w:rPr>
            </w:pPr>
            <w:r w:rsidDel="00000000" w:rsidR="00000000" w:rsidRPr="00000000">
              <w:rPr>
                <w:rFonts w:ascii="Calibri" w:cs="Calibri" w:eastAsia="Calibri" w:hAnsi="Calibri"/>
                <w:rtl w:val="0"/>
              </w:rPr>
              <w:t xml:space="preserve">Categórica (Objetivo)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5">
            <w:pPr>
              <w:rPr>
                <w:rFonts w:ascii="Calibri" w:cs="Calibri" w:eastAsia="Calibri" w:hAnsi="Calibri"/>
                <w:sz w:val="18"/>
                <w:szCs w:val="18"/>
              </w:rPr>
            </w:pPr>
            <w:r w:rsidDel="00000000" w:rsidR="00000000" w:rsidRPr="00000000">
              <w:rPr>
                <w:rFonts w:ascii="Calibri" w:cs="Calibri" w:eastAsia="Calibri" w:hAnsi="Calibri"/>
                <w:rtl w:val="0"/>
              </w:rPr>
              <w:t xml:space="preserve">Estado operativo según códigos oficiales EIA (OP, SB, OA, 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6">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Planned_Retirement_Year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7">
            <w:pPr>
              <w:rPr>
                <w:rFonts w:ascii="Calibri" w:cs="Calibri" w:eastAsia="Calibri" w:hAnsi="Calibri"/>
                <w:sz w:val="18"/>
                <w:szCs w:val="18"/>
              </w:rPr>
            </w:pPr>
            <w:r w:rsidDel="00000000" w:rsidR="00000000" w:rsidRPr="00000000">
              <w:rPr>
                <w:rFonts w:ascii="Calibri" w:cs="Calibri" w:eastAsia="Calibri" w:hAnsi="Calibri"/>
                <w:rtl w:val="0"/>
              </w:rPr>
              <w:t xml:space="preserve">Numérica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8">
            <w:pPr>
              <w:rPr>
                <w:rFonts w:ascii="Calibri" w:cs="Calibri" w:eastAsia="Calibri" w:hAnsi="Calibri"/>
                <w:sz w:val="18"/>
                <w:szCs w:val="18"/>
              </w:rPr>
            </w:pPr>
            <w:r w:rsidDel="00000000" w:rsidR="00000000" w:rsidRPr="00000000">
              <w:rPr>
                <w:rFonts w:ascii="Calibri" w:cs="Calibri" w:eastAsia="Calibri" w:hAnsi="Calibri"/>
                <w:rtl w:val="0"/>
              </w:rPr>
              <w:t xml:space="preserve">Año planificado de retiro, si aplica.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9">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Planned_Modifications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A">
            <w:pPr>
              <w:rPr>
                <w:rFonts w:ascii="Calibri" w:cs="Calibri" w:eastAsia="Calibri" w:hAnsi="Calibri"/>
                <w:sz w:val="18"/>
                <w:szCs w:val="18"/>
              </w:rPr>
            </w:pPr>
            <w:r w:rsidDel="00000000" w:rsidR="00000000" w:rsidRPr="00000000">
              <w:rPr>
                <w:rFonts w:ascii="Calibri" w:cs="Calibri" w:eastAsia="Calibri" w:hAnsi="Calibri"/>
                <w:rtl w:val="0"/>
              </w:rPr>
              <w:t xml:space="preserve">Categórica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B">
            <w:pPr>
              <w:rPr>
                <w:rFonts w:ascii="Calibri" w:cs="Calibri" w:eastAsia="Calibri" w:hAnsi="Calibri"/>
                <w:sz w:val="18"/>
                <w:szCs w:val="18"/>
              </w:rPr>
            </w:pPr>
            <w:r w:rsidDel="00000000" w:rsidR="00000000" w:rsidRPr="00000000">
              <w:rPr>
                <w:rFonts w:ascii="Calibri" w:cs="Calibri" w:eastAsia="Calibri" w:hAnsi="Calibri"/>
                <w:rtl w:val="0"/>
              </w:rPr>
              <w:t xml:space="preserve">Indica si existen modificaciones planificadas (Y/N/?).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C">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Generator_ID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D">
            <w:pPr>
              <w:rPr>
                <w:rFonts w:ascii="Calibri" w:cs="Calibri" w:eastAsia="Calibri" w:hAnsi="Calibri"/>
                <w:sz w:val="18"/>
                <w:szCs w:val="18"/>
              </w:rPr>
            </w:pPr>
            <w:r w:rsidDel="00000000" w:rsidR="00000000" w:rsidRPr="00000000">
              <w:rPr>
                <w:rFonts w:ascii="Calibri" w:cs="Calibri" w:eastAsia="Calibri" w:hAnsi="Calibri"/>
                <w:rtl w:val="0"/>
              </w:rPr>
              <w:t xml:space="preserve">Categórica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E">
            <w:pPr>
              <w:rPr>
                <w:rFonts w:ascii="Calibri" w:cs="Calibri" w:eastAsia="Calibri" w:hAnsi="Calibri"/>
                <w:sz w:val="18"/>
                <w:szCs w:val="18"/>
              </w:rPr>
            </w:pPr>
            <w:r w:rsidDel="00000000" w:rsidR="00000000" w:rsidRPr="00000000">
              <w:rPr>
                <w:rFonts w:ascii="Calibri" w:cs="Calibri" w:eastAsia="Calibri" w:hAnsi="Calibri"/>
                <w:rtl w:val="0"/>
              </w:rPr>
              <w:t xml:space="preserve">Identificador único del generador dentro de la planta.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8F">
            <w:pPr>
              <w:rPr>
                <w:rFonts w:ascii="Calibri" w:cs="Calibri" w:eastAsia="Calibri" w:hAnsi="Calibri"/>
                <w:color w:val="000000"/>
                <w:sz w:val="18"/>
                <w:szCs w:val="18"/>
              </w:rPr>
            </w:pPr>
            <w:r w:rsidDel="00000000" w:rsidR="00000000" w:rsidRPr="00000000">
              <w:rPr>
                <w:rFonts w:ascii="Calibri" w:cs="Calibri" w:eastAsia="Calibri" w:hAnsi="Calibri"/>
                <w:rtl w:val="0"/>
              </w:rPr>
              <w:t xml:space="preserve">Plant_Code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90">
            <w:pPr>
              <w:rPr>
                <w:rFonts w:ascii="Calibri" w:cs="Calibri" w:eastAsia="Calibri" w:hAnsi="Calibri"/>
                <w:sz w:val="18"/>
                <w:szCs w:val="18"/>
              </w:rPr>
            </w:pPr>
            <w:r w:rsidDel="00000000" w:rsidR="00000000" w:rsidRPr="00000000">
              <w:rPr>
                <w:rFonts w:ascii="Calibri" w:cs="Calibri" w:eastAsia="Calibri" w:hAnsi="Calibri"/>
                <w:rtl w:val="0"/>
              </w:rPr>
              <w:t xml:space="preserve">Numérica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vAlign w:val="center"/>
          </w:tcPr>
          <w:p w:rsidR="00000000" w:rsidDel="00000000" w:rsidP="00000000" w:rsidRDefault="00000000" w:rsidRPr="00000000" w14:paraId="00000091">
            <w:pPr>
              <w:rPr>
                <w:rFonts w:ascii="Calibri" w:cs="Calibri" w:eastAsia="Calibri" w:hAnsi="Calibri"/>
                <w:sz w:val="18"/>
                <w:szCs w:val="18"/>
              </w:rPr>
            </w:pPr>
            <w:r w:rsidDel="00000000" w:rsidR="00000000" w:rsidRPr="00000000">
              <w:rPr>
                <w:rFonts w:ascii="Calibri" w:cs="Calibri" w:eastAsia="Calibri" w:hAnsi="Calibri"/>
                <w:rtl w:val="0"/>
              </w:rPr>
              <w:t xml:space="preserve">Código único asignado por la EIA a cada planta.</w:t>
            </w:r>
            <w:r w:rsidDel="00000000" w:rsidR="00000000" w:rsidRPr="00000000">
              <w:rPr>
                <w:rtl w:val="0"/>
              </w:rPr>
            </w:r>
          </w:p>
        </w:tc>
      </w:tr>
    </w:tbl>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REGLAS DE CALIDAD</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tbl>
      <w:tblPr>
        <w:tblStyle w:val="Table3"/>
        <w:tblW w:w="8642.0" w:type="dxa"/>
        <w:jc w:val="left"/>
        <w:tblLayout w:type="fixed"/>
        <w:tblLook w:val="0600"/>
      </w:tblPr>
      <w:tblGrid>
        <w:gridCol w:w="2970"/>
        <w:gridCol w:w="5672"/>
        <w:tblGridChange w:id="0">
          <w:tblGrid>
            <w:gridCol w:w="2970"/>
            <w:gridCol w:w="5672"/>
          </w:tblGrid>
        </w:tblGridChange>
      </w:tblGrid>
      <w:tr>
        <w:trPr>
          <w:cantSplit w:val="0"/>
          <w:trHeight w:val="32"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95">
            <w:pPr>
              <w:jc w:val="center"/>
              <w:rPr>
                <w:rFonts w:ascii="Calibri" w:cs="Calibri" w:eastAsia="Calibri" w:hAnsi="Calibri"/>
              </w:rPr>
            </w:pPr>
            <w:r w:rsidDel="00000000" w:rsidR="00000000" w:rsidRPr="00000000">
              <w:rPr>
                <w:rFonts w:ascii="Calibri" w:cs="Calibri" w:eastAsia="Calibri" w:hAnsi="Calibri"/>
                <w:b w:val="1"/>
                <w:bCs w:val="1"/>
                <w:color w:val="000000"/>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right w:w="15.0" w:type="dxa"/>
            </w:tcMar>
          </w:tcPr>
          <w:p w:rsidR="00000000" w:rsidDel="00000000" w:rsidP="00000000" w:rsidRDefault="00000000" w:rsidRPr="00000000" w14:paraId="00000096">
            <w:pPr>
              <w:jc w:val="center"/>
              <w:rPr>
                <w:rFonts w:ascii="Calibri" w:cs="Calibri" w:eastAsia="Calibri" w:hAnsi="Calibri"/>
              </w:rPr>
            </w:pPr>
            <w:r w:rsidDel="00000000" w:rsidR="00000000" w:rsidRPr="00000000">
              <w:rPr>
                <w:rFonts w:ascii="Calibri" w:cs="Calibri" w:eastAsia="Calibri" w:hAnsi="Calibri"/>
                <w:b w:val="1"/>
                <w:bCs w:val="1"/>
                <w:color w:val="000000"/>
                <w:rtl w:val="0"/>
              </w:rPr>
              <w:t xml:space="preserve">Regla de calidad (negocio)</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7">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Summer_Capacity_MW</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sz w:val="20"/>
                <w:szCs w:val="20"/>
                <w:rtl w:val="0"/>
              </w:rPr>
              <w:t xml:space="preserve">Winter_Capacity_MW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8">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Deben ser estrictamente positivas (&gt;0). No existen capacidades negativas o nulas en unidades operativas.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9">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Operating_Year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A">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Debe estar entre 1900 y el año actual (2026). Valores fuera de este rango se consideran errores.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B">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C">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Solo acepta códigos oficiales: OP, SB, OA, OS. </w:t>
            </w:r>
            <w:r w:rsidDel="00000000" w:rsidR="00000000" w:rsidRPr="00000000">
              <w:rPr>
                <w:rFonts w:ascii="Calibri" w:cs="Calibri" w:eastAsia="Calibri" w:hAnsi="Calibri"/>
                <w:i w:val="1"/>
                <w:iCs w:val="1"/>
                <w:sz w:val="24"/>
                <w:szCs w:val="24"/>
                <w:rtl w:val="0"/>
              </w:rPr>
              <w:t xml:space="preserve">(Tabla 1 del documento EIA-860)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D">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Prime_Mover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E">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Debe corresponder a códigos oficiales (ST, GT, HY, IC, PV, WT, etc.).</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9F">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Energy_Source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A0">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Debe coincidir con códigos oficiales de combustible (NG, WAT, SUN, BIT, etc.).</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A1">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Minimum_Load_MW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A2">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No puede ser negativa. Valores superiores a la capacidad nominal deben marcarse como atípicos.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A3">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Planned_Retirement_Year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A4">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Debe ser ≥ Operating_Year y ≤ 2050.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A5">
            <w:pPr>
              <w:rPr>
                <w:rFonts w:ascii="Calibri" w:cs="Calibri" w:eastAsia="Calibri" w:hAnsi="Calibri"/>
                <w:color w:val="000000"/>
                <w:sz w:val="18"/>
                <w:szCs w:val="18"/>
              </w:rPr>
            </w:pPr>
            <w:r w:rsidDel="00000000" w:rsidR="00000000" w:rsidRPr="00000000">
              <w:rPr>
                <w:rFonts w:ascii="Calibri" w:cs="Calibri" w:eastAsia="Calibri" w:hAnsi="Calibri"/>
                <w:sz w:val="20"/>
                <w:szCs w:val="20"/>
                <w:rtl w:val="0"/>
              </w:rPr>
              <w:t xml:space="preserve">Prime_Mover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right w:w="15.0" w:type="dxa"/>
            </w:tcMar>
          </w:tcPr>
          <w:p w:rsidR="00000000" w:rsidDel="00000000" w:rsidP="00000000" w:rsidRDefault="00000000" w:rsidRPr="00000000" w14:paraId="000000A6">
            <w:pPr>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Debe corresponder a códigos oficiales (ST, GT, HY, IC, PV, WT, etc.).</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numPr>
          <w:ilvl w:val="0"/>
          <w:numId w:val="11"/>
        </w:numPr>
        <w:ind w:left="360" w:hanging="360"/>
        <w:rPr>
          <w:rFonts w:ascii="Calibri" w:cs="Calibri" w:eastAsia="Calibri" w:hAnsi="Calibri"/>
        </w:rPr>
      </w:pPr>
      <w:r w:rsidDel="00000000" w:rsidR="00000000" w:rsidRPr="00000000">
        <w:rPr>
          <w:rFonts w:ascii="Calibri" w:cs="Calibri" w:eastAsia="Calibri" w:hAnsi="Calibri"/>
          <w:rtl w:val="0"/>
        </w:rPr>
        <w:t xml:space="preserve">PREPARACIÓN DE DATOS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La preparación de datos se realizó en </w:t>
      </w:r>
      <w:r w:rsidDel="00000000" w:rsidR="00000000" w:rsidRPr="00000000">
        <w:rPr>
          <w:rFonts w:ascii="Calibri" w:cs="Calibri" w:eastAsia="Calibri" w:hAnsi="Calibri"/>
          <w:b w:val="1"/>
          <w:bCs w:val="1"/>
          <w:rtl w:val="0"/>
        </w:rPr>
        <w:t xml:space="preserve">KNIME Analytics Platform</w:t>
      </w:r>
      <w:r w:rsidDel="00000000" w:rsidR="00000000" w:rsidRPr="00000000">
        <w:rPr>
          <w:rFonts w:ascii="Calibri" w:cs="Calibri" w:eastAsia="Calibri" w:hAnsi="Calibri"/>
          <w:rtl w:val="0"/>
        </w:rPr>
        <w:t xml:space="preserve">, siguiendo la metodología CRISP-DM y las reglas de calidad definidas para el conjunto de datos </w:t>
      </w:r>
      <w:r w:rsidDel="00000000" w:rsidR="00000000" w:rsidRPr="00000000">
        <w:rPr>
          <w:rFonts w:ascii="Calibri" w:cs="Calibri" w:eastAsia="Calibri" w:hAnsi="Calibri"/>
          <w:b w:val="1"/>
          <w:bCs w:val="1"/>
          <w:rtl w:val="0"/>
        </w:rPr>
        <w:t xml:space="preserve">EIA-860</w:t>
      </w:r>
      <w:r w:rsidDel="00000000" w:rsidR="00000000" w:rsidRPr="00000000">
        <w:rPr>
          <w:rFonts w:ascii="Calibri" w:cs="Calibri" w:eastAsia="Calibri" w:hAnsi="Calibri"/>
          <w:rtl w:val="0"/>
        </w:rPr>
        <w:t xml:space="preserve">. Esta fase tuvo como objetivo garantizar la consistencia, completitud y adecuación de los datos para el modelamiento predictivo y descriptivo.</w:t>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Pr>
        <w:drawing>
          <wp:inline distB="0" distT="0" distL="0" distR="0">
            <wp:extent cx="5612130" cy="4037330"/>
            <wp:effectExtent b="0" l="0" r="0" t="0"/>
            <wp:docPr descr="The diagram illustrates a flowchart for processing ARFF files, including tasks like descriptive statistics, database loading, one-to-many categorization, and data normalization.&#10;&#10;El contenido generado por IA puede ser incorrecto." id="9" name="image17.png"/>
            <a:graphic>
              <a:graphicData uri="http://schemas.openxmlformats.org/drawingml/2006/picture">
                <pic:pic>
                  <pic:nvPicPr>
                    <pic:cNvPr descr="The diagram illustrates a flowchart for processing ARFF files, including tasks like descriptive statistics, database loading, one-to-many categorization, and data normalization.&#10;&#10;El contenido generado por IA puede ser incorrecto." id="0" name="image17.png"/>
                    <pic:cNvPicPr preferRelativeResize="0"/>
                  </pic:nvPicPr>
                  <pic:blipFill>
                    <a:blip r:embed="rId7"/>
                    <a:srcRect b="0" l="0" r="0" t="0"/>
                    <a:stretch>
                      <a:fillRect/>
                    </a:stretch>
                  </pic:blipFill>
                  <pic:spPr>
                    <a:xfrm>
                      <a:off x="0" y="0"/>
                      <a:ext cx="5612130" cy="403733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rPr>
          <w:rFonts w:ascii="Calibri" w:cs="Calibri" w:eastAsia="Calibri" w:hAnsi="Calibri"/>
        </w:rPr>
      </w:pP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rPr>
          <w:rtl w:val="0"/>
        </w:rPr>
      </w:r>
    </w:p>
    <w:p w:rsidR="00000000" w:rsidDel="00000000" w:rsidP="00000000" w:rsidRDefault="00000000" w:rsidRPr="00000000" w14:paraId="000000B0">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INTEGRACIÓN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El proceso inició con la carga del archivo </w:t>
      </w:r>
      <w:r w:rsidDel="00000000" w:rsidR="00000000" w:rsidRPr="00000000">
        <w:rPr>
          <w:rFonts w:ascii="Calibri" w:cs="Calibri" w:eastAsia="Calibri" w:hAnsi="Calibri"/>
          <w:b w:val="1"/>
          <w:bCs w:val="1"/>
          <w:rtl w:val="0"/>
        </w:rPr>
        <w:t xml:space="preserve">EIA2024.arff</w:t>
      </w:r>
      <w:r w:rsidDel="00000000" w:rsidR="00000000" w:rsidRPr="00000000">
        <w:rPr>
          <w:rFonts w:ascii="Calibri" w:cs="Calibri" w:eastAsia="Calibri" w:hAnsi="Calibri"/>
          <w:rtl w:val="0"/>
        </w:rPr>
        <w:t xml:space="preserve"> mediante el nodo </w:t>
      </w:r>
      <w:r w:rsidDel="00000000" w:rsidR="00000000" w:rsidRPr="00000000">
        <w:rPr>
          <w:rFonts w:ascii="Calibri" w:cs="Calibri" w:eastAsia="Calibri" w:hAnsi="Calibri"/>
          <w:b w:val="1"/>
          <w:bCs w:val="1"/>
          <w:rtl w:val="0"/>
        </w:rPr>
        <w:t xml:space="preserve">ARFF Reader</w:t>
      </w:r>
      <w:r w:rsidDel="00000000" w:rsidR="00000000" w:rsidRPr="00000000">
        <w:rPr>
          <w:rFonts w:ascii="Calibri" w:cs="Calibri" w:eastAsia="Calibri" w:hAnsi="Calibri"/>
          <w:rtl w:val="0"/>
        </w:rPr>
        <w:t xml:space="preserve">, que permitió importar el dataset original proveniente de la encuesta EIA-860. Posteriormente, se integraron las variables relevantes en un único flujo de trabajo, asegurando compatibilidad entre tipos de datos y formatos. La integración se mantuvo sin alteraciones manuales, respetando la estructura oficial del reporte EIA.</w:t>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SELECCIÓN DE VARIABLES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Se seleccionaron las variables más representativas para los modelos de clasificación y clustering:</w:t>
      </w:r>
    </w:p>
    <w:p w:rsidR="00000000" w:rsidDel="00000000" w:rsidP="00000000" w:rsidRDefault="00000000" w:rsidRPr="00000000" w14:paraId="000000B7">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Prime_Mover</w:t>
      </w:r>
      <w:r w:rsidDel="00000000" w:rsidR="00000000" w:rsidRPr="00000000">
        <w:rPr>
          <w:rFonts w:ascii="Calibri" w:cs="Calibri" w:eastAsia="Calibri" w:hAnsi="Calibri"/>
          <w:rtl w:val="0"/>
        </w:rPr>
        <w:t xml:space="preserve"> (tipo de turbina o motor principal)</w:t>
      </w:r>
    </w:p>
    <w:p w:rsidR="00000000" w:rsidDel="00000000" w:rsidP="00000000" w:rsidRDefault="00000000" w:rsidRPr="00000000" w14:paraId="000000B8">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Energy_Source</w:t>
      </w:r>
      <w:r w:rsidDel="00000000" w:rsidR="00000000" w:rsidRPr="00000000">
        <w:rPr>
          <w:rFonts w:ascii="Calibri" w:cs="Calibri" w:eastAsia="Calibri" w:hAnsi="Calibri"/>
          <w:rtl w:val="0"/>
        </w:rPr>
        <w:t xml:space="preserve"> (fuente de energía)</w:t>
      </w:r>
    </w:p>
    <w:p w:rsidR="00000000" w:rsidDel="00000000" w:rsidP="00000000" w:rsidRDefault="00000000" w:rsidRPr="00000000" w14:paraId="000000B9">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Summer_Capacity_MW</w:t>
      </w:r>
      <w:r w:rsidDel="00000000" w:rsidR="00000000" w:rsidRPr="00000000">
        <w:rPr>
          <w:rtl w:val="0"/>
        </w:rPr>
      </w:r>
    </w:p>
    <w:p w:rsidR="00000000" w:rsidDel="00000000" w:rsidP="00000000" w:rsidRDefault="00000000" w:rsidRPr="00000000" w14:paraId="000000BA">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Winter_Capacity_MW</w:t>
      </w:r>
      <w:r w:rsidDel="00000000" w:rsidR="00000000" w:rsidRPr="00000000">
        <w:rPr>
          <w:rtl w:val="0"/>
        </w:rPr>
      </w:r>
    </w:p>
    <w:p w:rsidR="00000000" w:rsidDel="00000000" w:rsidP="00000000" w:rsidRDefault="00000000" w:rsidRPr="00000000" w14:paraId="000000BB">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Minimum_Load_MW</w:t>
      </w:r>
      <w:r w:rsidDel="00000000" w:rsidR="00000000" w:rsidRPr="00000000">
        <w:rPr>
          <w:rtl w:val="0"/>
        </w:rPr>
      </w:r>
    </w:p>
    <w:p w:rsidR="00000000" w:rsidDel="00000000" w:rsidP="00000000" w:rsidRDefault="00000000" w:rsidRPr="00000000" w14:paraId="000000BC">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Operating_Year</w:t>
      </w:r>
      <w:r w:rsidDel="00000000" w:rsidR="00000000" w:rsidRPr="00000000">
        <w:rPr>
          <w:rtl w:val="0"/>
        </w:rPr>
      </w:r>
    </w:p>
    <w:p w:rsidR="00000000" w:rsidDel="00000000" w:rsidP="00000000" w:rsidRDefault="00000000" w:rsidRPr="00000000" w14:paraId="000000BD">
      <w:pPr>
        <w:numPr>
          <w:ilvl w:val="0"/>
          <w:numId w:val="2"/>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Fonts w:ascii="Calibri" w:cs="Calibri" w:eastAsia="Calibri" w:hAnsi="Calibri"/>
          <w:rtl w:val="0"/>
        </w:rPr>
        <w:t xml:space="preserve"> (variable objetivo para clasificación)</w:t>
      </w:r>
    </w:p>
    <w:p w:rsidR="00000000" w:rsidDel="00000000" w:rsidP="00000000" w:rsidRDefault="00000000" w:rsidRPr="00000000" w14:paraId="000000BE">
      <w:pPr>
        <w:rPr>
          <w:rFonts w:ascii="Calibri" w:cs="Calibri" w:eastAsia="Calibri" w:hAnsi="Calibri"/>
        </w:rPr>
      </w:pPr>
      <w:r w:rsidDel="00000000" w:rsidR="00000000" w:rsidRPr="00000000">
        <w:rPr>
          <w:rtl w:val="0"/>
        </w:rPr>
      </w:r>
    </w:p>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Las variables irrelevantes o administrativas fueron descartadas para evitar redundancia y ruido en el modelamiento.</w:t>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DESCRIPCIÓN ESTADÍSTICA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Calibri" w:cs="Calibri" w:eastAsia="Calibri" w:hAnsi="Calibri"/>
          <w:rtl w:val="0"/>
        </w:rPr>
        <w:t xml:space="preserve">Mediante el nodo </w:t>
      </w:r>
      <w:r w:rsidDel="00000000" w:rsidR="00000000" w:rsidRPr="00000000">
        <w:rPr>
          <w:rFonts w:ascii="Calibri" w:cs="Calibri" w:eastAsia="Calibri" w:hAnsi="Calibri"/>
          <w:b w:val="1"/>
          <w:bCs w:val="1"/>
          <w:rtl w:val="0"/>
        </w:rPr>
        <w:t xml:space="preserve">Statistics</w:t>
      </w:r>
      <w:r w:rsidDel="00000000" w:rsidR="00000000" w:rsidRPr="00000000">
        <w:rPr>
          <w:rFonts w:ascii="Calibri" w:cs="Calibri" w:eastAsia="Calibri" w:hAnsi="Calibri"/>
          <w:rtl w:val="0"/>
        </w:rPr>
        <w:t xml:space="preserve">, se generaron medidas descriptivas de tendencia central y dispersión para las variables numéricas, así como frecuencias para las categóricas. Este análisis permitió identificar valores extremos, distribuciones asimétricas y categorías poco frecuentes, sirviendo como base para la limpieza posterior.</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En primer lugar, los resultados muestran que la media y la mediana se ubican en rangos similares, lo que sugiere una distribución relativamente estable y sin sesgos extremos en la mayoría de los registros. Este hallazgo indica que el conjunto de datos refleja un comportamiento típico, donde los valores centrales representan adecuadamente la población observada.</w:t>
      </w:r>
    </w:p>
    <w:p w:rsidR="00000000" w:rsidDel="00000000" w:rsidP="00000000" w:rsidRDefault="00000000" w:rsidRPr="00000000" w14:paraId="000000C5">
      <w:pPr>
        <w:spacing w:after="240" w:before="240" w:lineRule="auto"/>
        <w:rPr/>
      </w:pPr>
      <w:r w:rsidDel="00000000" w:rsidR="00000000" w:rsidRPr="00000000">
        <w:rPr>
          <w:rtl w:val="0"/>
        </w:rPr>
        <w:t xml:space="preserve">En segundo lugar, el análisis de la dispersión evidencia una variabilidad moderada. La desviación estándar señala que, aunque existe homogeneidad en gran parte de las observaciones, también se presentan diferencias significativas que enriquecen la interpretación. Esta heterogeneidad es relevante, pues permite identificar subgrupos o patrones diferenciados dentro de la muestra.</w:t>
      </w:r>
    </w:p>
    <w:p w:rsidR="00000000" w:rsidDel="00000000" w:rsidP="00000000" w:rsidRDefault="00000000" w:rsidRPr="00000000" w14:paraId="000000C6">
      <w:pPr>
        <w:spacing w:after="240" w:before="240" w:lineRule="auto"/>
        <w:rPr/>
      </w:pPr>
      <w:r w:rsidDel="00000000" w:rsidR="00000000" w:rsidRPr="00000000">
        <w:rPr>
          <w:rtl w:val="0"/>
        </w:rPr>
        <w:t xml:space="preserve">En tercer lugar, la forma de la distribución revela una ligera asimetría, con presencia de valores extremos que afectan la media. En consecuencia, se recomienda complementar el análisis con medidas robustas como la mediana y los cuartiles, que ofrecen una visión más precisa frente a la influencia de dichos valores atípicos.</w:t>
      </w:r>
    </w:p>
    <w:p w:rsidR="00000000" w:rsidDel="00000000" w:rsidP="00000000" w:rsidRDefault="00000000" w:rsidRPr="00000000" w14:paraId="000000C7">
      <w:pPr>
        <w:spacing w:after="240" w:before="240" w:lineRule="auto"/>
        <w:rPr/>
      </w:pPr>
      <w:r w:rsidDel="00000000" w:rsidR="00000000" w:rsidRPr="00000000">
        <w:rPr>
          <w:rtl w:val="0"/>
        </w:rPr>
        <w:t xml:space="preserve">Finalmente, se identifican outliers que podrían corresponder a errores de medición o a situaciones particulares dentro del conjunto de datos. La revisión de estos casos es esencial antes de aplicar modelos predictivos o inferenciales, ya que su presencia puede distorsionar los resultados y afectar la validez de las conclusiones.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612130" cy="1524000"/>
            <wp:effectExtent b="0" l="0" r="0" t="0"/>
            <wp:docPr id="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612130" cy="1892300"/>
            <wp:effectExtent b="0" l="0" r="0" t="0"/>
            <wp:docPr id="1"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61213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612130" cy="3022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LIMPIEZA DE ATÍPICOS- ERRORES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Los atípicos se trataron comparando los valores observados con las reglas de calidad del negocio y las especificaciones de la EIA. Se aplicó el nodo </w:t>
      </w:r>
      <w:r w:rsidDel="00000000" w:rsidR="00000000" w:rsidRPr="00000000">
        <w:rPr>
          <w:rFonts w:ascii="Calibri" w:cs="Calibri" w:eastAsia="Calibri" w:hAnsi="Calibri"/>
          <w:b w:val="1"/>
          <w:bCs w:val="1"/>
          <w:rtl w:val="0"/>
        </w:rPr>
        <w:t xml:space="preserve">Rule Engine</w:t>
      </w:r>
      <w:r w:rsidDel="00000000" w:rsidR="00000000" w:rsidRPr="00000000">
        <w:rPr>
          <w:rFonts w:ascii="Calibri" w:cs="Calibri" w:eastAsia="Calibri" w:hAnsi="Calibri"/>
          <w:rtl w:val="0"/>
        </w:rPr>
        <w:t xml:space="preserve"> para reemplazar valores fuera de rango por </w:t>
      </w:r>
      <w:r w:rsidDel="00000000" w:rsidR="00000000" w:rsidRPr="00000000">
        <w:rPr>
          <w:rFonts w:ascii="Calibri" w:cs="Calibri" w:eastAsia="Calibri" w:hAnsi="Calibri"/>
          <w:i w:val="1"/>
          <w:iCs w:val="1"/>
          <w:rtl w:val="0"/>
        </w:rPr>
        <w:t xml:space="preserve">missing values</w:t>
      </w:r>
      <w:r w:rsidDel="00000000" w:rsidR="00000000" w:rsidRPr="00000000">
        <w:rPr>
          <w:rFonts w:ascii="Calibri" w:cs="Calibri" w:eastAsia="Calibri" w:hAnsi="Calibri"/>
          <w:rtl w:val="0"/>
        </w:rPr>
        <w:t xml:space="preserve">, evitando eliminar registros completos.</w:t>
      </w:r>
    </w:p>
    <w:p w:rsidR="00000000" w:rsidDel="00000000" w:rsidP="00000000" w:rsidRDefault="00000000" w:rsidRPr="00000000" w14:paraId="000000D4">
      <w:pPr>
        <w:rPr>
          <w:rFonts w:ascii="Calibri" w:cs="Calibri" w:eastAsia="Calibri" w:hAnsi="Calibri"/>
        </w:rPr>
      </w:pPr>
      <w:r w:rsidDel="00000000" w:rsidR="00000000" w:rsidRPr="00000000">
        <w:rPr>
          <w:rtl w:val="0"/>
        </w:rPr>
      </w:r>
    </w:p>
    <w:tbl>
      <w:tblPr>
        <w:tblStyle w:val="Table4"/>
        <w:tblW w:w="881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A0"/>
      </w:tblPr>
      <w:tblGrid>
        <w:gridCol w:w="2374"/>
        <w:gridCol w:w="1302"/>
        <w:gridCol w:w="2126"/>
        <w:gridCol w:w="3016"/>
        <w:tblGridChange w:id="0">
          <w:tblGrid>
            <w:gridCol w:w="2374"/>
            <w:gridCol w:w="1302"/>
            <w:gridCol w:w="2126"/>
            <w:gridCol w:w="3016"/>
          </w:tblGrid>
        </w:tblGridChange>
      </w:tblGrid>
      <w:tr>
        <w:trPr>
          <w:cantSplit w:val="0"/>
          <w:trHeight w:val="300" w:hRule="atLeast"/>
          <w:tblHeader w:val="0"/>
        </w:trPr>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0D5">
            <w:pPr>
              <w:jc w:val="center"/>
              <w:rPr>
                <w:rFonts w:ascii="Calibri" w:cs="Calibri" w:eastAsia="Calibri" w:hAnsi="Calibri"/>
              </w:rPr>
            </w:pPr>
            <w:r w:rsidDel="00000000" w:rsidR="00000000" w:rsidRPr="00000000">
              <w:rPr>
                <w:rFonts w:ascii="Calibri" w:cs="Calibri" w:eastAsia="Calibri" w:hAnsi="Calibri"/>
                <w:rtl w:val="0"/>
              </w:rPr>
              <w:t xml:space="preserve">Variable</w:t>
            </w:r>
          </w:p>
        </w:tc>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0D6">
            <w:pPr>
              <w:jc w:val="center"/>
              <w:rPr>
                <w:rFonts w:ascii="Calibri" w:cs="Calibri" w:eastAsia="Calibri" w:hAnsi="Calibri"/>
              </w:rPr>
            </w:pPr>
            <w:r w:rsidDel="00000000" w:rsidR="00000000" w:rsidRPr="00000000">
              <w:rPr>
                <w:rFonts w:ascii="Calibri" w:cs="Calibri" w:eastAsia="Calibri" w:hAnsi="Calibri"/>
                <w:rtl w:val="0"/>
              </w:rPr>
              <w:t xml:space="preserve">Regla de calidad</w:t>
            </w:r>
          </w:p>
        </w:tc>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0D7">
            <w:pPr>
              <w:jc w:val="center"/>
              <w:rPr>
                <w:rFonts w:ascii="Calibri" w:cs="Calibri" w:eastAsia="Calibri" w:hAnsi="Calibri"/>
              </w:rPr>
            </w:pPr>
            <w:r w:rsidDel="00000000" w:rsidR="00000000" w:rsidRPr="00000000">
              <w:rPr>
                <w:rFonts w:ascii="Calibri" w:cs="Calibri" w:eastAsia="Calibri" w:hAnsi="Calibri"/>
                <w:rtl w:val="0"/>
              </w:rPr>
              <w:t xml:space="preserve">Mínimo-Máximo/categorías de los datos</w:t>
            </w:r>
          </w:p>
        </w:tc>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0D8">
            <w:pPr>
              <w:jc w:val="center"/>
              <w:rPr>
                <w:rFonts w:ascii="Calibri" w:cs="Calibri" w:eastAsia="Calibri" w:hAnsi="Calibri"/>
              </w:rPr>
            </w:pPr>
            <w:r w:rsidDel="00000000" w:rsidR="00000000" w:rsidRPr="00000000">
              <w:rPr>
                <w:rFonts w:ascii="Calibri" w:cs="Calibri" w:eastAsia="Calibri" w:hAnsi="Calibri"/>
                <w:rtl w:val="0"/>
              </w:rPr>
              <w:t xml:space="preserve">Indicativo de error</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Summer_Capacity_MW</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&gt; 0</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0.1 – 3,000 MW</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Valores ≤ 0 o inconsistentes con la tecnología.</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Winter_Capacity_MW</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&gt; 0</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0.1 – 3,200 MW</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Valores ≤ 0 o inconsistentes con la capacidad de verano.</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Minimum_Load_MW</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 0</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0 – 1,500 MW</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Valores negativos o mayores a la capacidad nominal.</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Operating_Year</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1900 – 2026</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1900 – 2026</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Años fuera del rango histórico.</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999999" w:space="0" w:sz="8"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OP, SB, OA, OS</w:t>
            </w:r>
          </w:p>
        </w:tc>
        <w:tc>
          <w:tcPr>
            <w:tcBorders>
              <w:top w:color="999999" w:space="0" w:sz="8"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4 categorías oficiales</w:t>
            </w:r>
          </w:p>
        </w:tc>
        <w:tc>
          <w:tcPr>
            <w:tcBorders>
              <w:top w:color="999999" w:space="0" w:sz="8"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Códigos no oficiales (“?”, “UNK”, “X”).</w:t>
            </w:r>
          </w:p>
        </w:tc>
      </w:tr>
    </w:tbl>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LIMPIEZA DE NULOS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sz w:val="24"/>
          <w:szCs w:val="24"/>
          <w:rtl w:val="0"/>
        </w:rPr>
        <w:t xml:space="preserve">La estrategia en la limpieza de nulos es la siguiente: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Eliminar los registros con más del 15% de valores faltantes.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Eliminar las variables con más del 15% de valores faltantes.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Imputar variables con máximo 15% de valores faltantes: llenar los campos con la media (numérica simétrica), mediana (numérica asimétrica), moda (categórica).</w:t>
      </w:r>
    </w:p>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sz w:val="24"/>
          <w:szCs w:val="24"/>
          <w:rtl w:val="0"/>
        </w:rPr>
        <w:t xml:space="preserve">En la siguiente tabla se reportan las acciones realizadas:</w:t>
      </w:r>
      <w:r w:rsidDel="00000000" w:rsidR="00000000" w:rsidRPr="00000000">
        <w:rPr>
          <w:rtl w:val="0"/>
        </w:rPr>
      </w:r>
    </w:p>
    <w:tbl>
      <w:tblPr>
        <w:tblStyle w:val="Table5"/>
        <w:tblW w:w="835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A0"/>
      </w:tblPr>
      <w:tblGrid>
        <w:gridCol w:w="4178"/>
        <w:gridCol w:w="4178"/>
        <w:tblGridChange w:id="0">
          <w:tblGrid>
            <w:gridCol w:w="4178"/>
            <w:gridCol w:w="4178"/>
          </w:tblGrid>
        </w:tblGridChange>
      </w:tblGrid>
      <w:tr>
        <w:trPr>
          <w:cantSplit w:val="0"/>
          <w:trHeight w:val="300" w:hRule="atLeast"/>
          <w:tblHeader w:val="0"/>
        </w:trPr>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0F6">
            <w:pPr>
              <w:jc w:val="center"/>
              <w:rPr>
                <w:rFonts w:ascii="Calibri" w:cs="Calibri" w:eastAsia="Calibri" w:hAnsi="Calibri"/>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Variable</w:t>
            </w:r>
          </w:p>
        </w:tc>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0F7">
            <w:pPr>
              <w:jc w:val="center"/>
              <w:rPr>
                <w:rFonts w:ascii="Calibri" w:cs="Calibri" w:eastAsia="Calibri" w:hAnsi="Calibri"/>
              </w:rPr>
            </w:pPr>
            <w:r w:rsidDel="00000000" w:rsidR="00000000" w:rsidRPr="00000000">
              <w:rPr>
                <w:rFonts w:ascii="Calibri" w:cs="Calibri" w:eastAsia="Calibri" w:hAnsi="Calibri"/>
                <w:rtl w:val="0"/>
              </w:rPr>
              <w:t xml:space="preserve">Limpieza de nulos</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Planned_Modifications</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Imputada por moda (“N”).</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Minimum_Load_MW</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Imputada por mediana.</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Planned_Retirement_Year</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Eliminada (más del 15% de nulos).</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Energy_Source</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Imputada por moda.</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Prime_Mover</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Imputada por moda.</w:t>
            </w:r>
          </w:p>
        </w:tc>
      </w:tr>
      <w:tr>
        <w:trPr>
          <w:cantSplit w:val="0"/>
          <w:trHeight w:val="300" w:hRule="atLeast"/>
          <w:tblHeader w:val="0"/>
        </w:trPr>
        <w:tc>
          <w:tcPr>
            <w:tcBorders>
              <w:top w:color="999999" w:space="0" w:sz="8"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Planned_Modifications</w:t>
            </w:r>
          </w:p>
        </w:tc>
        <w:tc>
          <w:tcPr>
            <w:tcBorders>
              <w:top w:color="999999" w:space="0" w:sz="8"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Imputada por moda (“N”).</w:t>
            </w:r>
          </w:p>
        </w:tc>
      </w:tr>
    </w:tbl>
    <w:p w:rsidR="00000000" w:rsidDel="00000000" w:rsidP="00000000" w:rsidRDefault="00000000" w:rsidRPr="00000000" w14:paraId="00000104">
      <w:pPr>
        <w:rPr>
          <w:rFonts w:ascii="Calibri" w:cs="Calibri" w:eastAsia="Calibri" w:hAnsi="Calibri"/>
        </w:rPr>
      </w:pPr>
      <w:r w:rsidDel="00000000" w:rsidR="00000000" w:rsidRPr="00000000">
        <w:rPr>
          <w:rtl w:val="0"/>
        </w:rPr>
      </w:r>
    </w:p>
    <w:p w:rsidR="00000000" w:rsidDel="00000000" w:rsidP="00000000" w:rsidRDefault="00000000" w:rsidRPr="00000000" w14:paraId="00000105">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ANÁLISIS DE CORRELACIONES PARA REDUNDANCIA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Se aplicó el nodo </w:t>
      </w:r>
      <w:r w:rsidDel="00000000" w:rsidR="00000000" w:rsidRPr="00000000">
        <w:rPr>
          <w:rFonts w:ascii="Calibri" w:cs="Calibri" w:eastAsia="Calibri" w:hAnsi="Calibri"/>
          <w:b w:val="1"/>
          <w:bCs w:val="1"/>
          <w:rtl w:val="0"/>
        </w:rPr>
        <w:t xml:space="preserve">Linear Correlation</w:t>
      </w:r>
      <w:r w:rsidDel="00000000" w:rsidR="00000000" w:rsidRPr="00000000">
        <w:rPr>
          <w:rFonts w:ascii="Calibri" w:cs="Calibri" w:eastAsia="Calibri" w:hAnsi="Calibri"/>
          <w:rtl w:val="0"/>
        </w:rPr>
        <w:t xml:space="preserve"> para identificar variables altamente correlacionadas. Las capacidades de verano e invierno mostraron correlación &gt;0.90, pero se conservaron por su relevancia técnica y estacional.</w:t>
      </w:r>
    </w:p>
    <w:p w:rsidR="00000000" w:rsidDel="00000000" w:rsidP="00000000" w:rsidRDefault="00000000" w:rsidRPr="00000000" w14:paraId="00000108">
      <w:pPr>
        <w:rPr>
          <w:rFonts w:ascii="Calibri" w:cs="Calibri" w:eastAsia="Calibri" w:hAnsi="Calibri"/>
        </w:rPr>
      </w:pPr>
      <w:r w:rsidDel="00000000" w:rsidR="00000000" w:rsidRPr="00000000">
        <w:rPr>
          <w:rtl w:val="0"/>
        </w:rPr>
      </w:r>
    </w:p>
    <w:p w:rsidR="00000000" w:rsidDel="00000000" w:rsidP="00000000" w:rsidRDefault="00000000" w:rsidRPr="00000000" w14:paraId="00000109">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ANÁLISIS DE CORRELACIONES PARA IRRELEVANCIA (PREDICCIONES)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Se evaluó la relación entre las variables predictoras y la variable objetivo Status. Las variables con baja correlación (&lt;0.05) fueron descartadas. Se mantuvieron las variables técnicas con mayor poder explicativo.</w:t>
      </w:r>
    </w:p>
    <w:p w:rsidR="00000000" w:rsidDel="00000000" w:rsidP="00000000" w:rsidRDefault="00000000" w:rsidRPr="00000000" w14:paraId="0000010C">
      <w:pPr>
        <w:rPr>
          <w:rFonts w:ascii="Calibri" w:cs="Calibri" w:eastAsia="Calibri" w:hAnsi="Calibri"/>
        </w:rPr>
      </w:pPr>
      <w:r w:rsidDel="00000000" w:rsidR="00000000" w:rsidRPr="00000000">
        <w:rPr>
          <w:rtl w:val="0"/>
        </w:rPr>
      </w:r>
    </w:p>
    <w:p w:rsidR="00000000" w:rsidDel="00000000" w:rsidP="00000000" w:rsidRDefault="00000000" w:rsidRPr="00000000" w14:paraId="0000010D">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BALANCEO (CLASIFICACIÓN)</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El dataset presentó desbalance en la variable Status, predominando la clase </w:t>
      </w:r>
      <w:r w:rsidDel="00000000" w:rsidR="00000000" w:rsidRPr="00000000">
        <w:rPr>
          <w:rFonts w:ascii="Calibri" w:cs="Calibri" w:eastAsia="Calibri" w:hAnsi="Calibri"/>
          <w:b w:val="1"/>
          <w:bCs w:val="1"/>
          <w:rtl w:val="0"/>
        </w:rPr>
        <w:t xml:space="preserve">OP (Operativo)</w:t>
      </w:r>
      <w:r w:rsidDel="00000000" w:rsidR="00000000" w:rsidRPr="00000000">
        <w:rPr>
          <w:rFonts w:ascii="Calibri" w:cs="Calibri" w:eastAsia="Calibri" w:hAnsi="Calibri"/>
          <w:rtl w:val="0"/>
        </w:rPr>
        <w:t xml:space="preserve">. Para corregirlo, se aplicó </w:t>
      </w:r>
      <w:r w:rsidDel="00000000" w:rsidR="00000000" w:rsidRPr="00000000">
        <w:rPr>
          <w:rFonts w:ascii="Calibri" w:cs="Calibri" w:eastAsia="Calibri" w:hAnsi="Calibri"/>
          <w:b w:val="1"/>
          <w:bCs w:val="1"/>
          <w:rtl w:val="0"/>
        </w:rPr>
        <w:t xml:space="preserve">SMOTE</w:t>
      </w:r>
      <w:r w:rsidDel="00000000" w:rsidR="00000000" w:rsidRPr="00000000">
        <w:rPr>
          <w:rFonts w:ascii="Calibri" w:cs="Calibri" w:eastAsia="Calibri" w:hAnsi="Calibri"/>
          <w:rtl w:val="0"/>
        </w:rPr>
        <w:t xml:space="preserve"> en Python sobre el conjunto de entrenamiento (70%), equilibrando las clases al 20% cada una. Esto mejoró la precisión y la sensibilidad del modelo KNN.</w:t>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pStyle w:val="Heading2"/>
        <w:numPr>
          <w:ilvl w:val="1"/>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INGENIERÍA DE CARACTERÍSTICAS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La ingeniería de características consistió en crear nuevas variables derivadas de las originales para mejorar la capacidad predictiva y la interpretabilidad del modelo. Este proceso se realizó en Python, complementando la preparación previa en KNIME.</w:t>
      </w:r>
    </w:p>
    <w:p w:rsidR="00000000" w:rsidDel="00000000" w:rsidP="00000000" w:rsidRDefault="00000000" w:rsidRPr="00000000" w14:paraId="00000114">
      <w:pPr>
        <w:rPr>
          <w:rFonts w:ascii="Calibri" w:cs="Calibri" w:eastAsia="Calibri" w:hAnsi="Calibri"/>
        </w:rPr>
      </w:pPr>
      <w:r w:rsidDel="00000000" w:rsidR="00000000" w:rsidRPr="00000000">
        <w:rPr>
          <w:rtl w:val="0"/>
        </w:rPr>
      </w:r>
    </w:p>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Las nuevas variables permiten capturar relaciones técnicas que no estaban explícitas en el dataset original EIA</w:t>
      </w:r>
      <w:r w:rsidDel="00000000" w:rsidR="00000000" w:rsidRPr="00000000">
        <w:rPr>
          <w:rFonts w:ascii="Cambria Math" w:cs="Cambria Math" w:eastAsia="Cambria Math" w:hAnsi="Cambria Math"/>
          <w:rtl w:val="0"/>
        </w:rPr>
        <w:t xml:space="preserve">‑</w:t>
      </w:r>
      <w:r w:rsidDel="00000000" w:rsidR="00000000" w:rsidRPr="00000000">
        <w:rPr>
          <w:rFonts w:ascii="Calibri" w:cs="Calibri" w:eastAsia="Calibri" w:hAnsi="Calibri"/>
          <w:rtl w:val="0"/>
        </w:rPr>
        <w:t xml:space="preserve">860, optimizando el aprendizaje de los algoritmos supervisados y no supervisados.</w:t>
      </w:r>
    </w:p>
    <w:p w:rsidR="00000000" w:rsidDel="00000000" w:rsidP="00000000" w:rsidRDefault="00000000" w:rsidRPr="00000000" w14:paraId="00000116">
      <w:pPr>
        <w:rPr>
          <w:rFonts w:ascii="Calibri" w:cs="Calibri" w:eastAsia="Calibri" w:hAnsi="Calibri"/>
        </w:rPr>
      </w:pPr>
      <w:r w:rsidDel="00000000" w:rsidR="00000000" w:rsidRPr="00000000">
        <w:rPr>
          <w:rtl w:val="0"/>
        </w:rPr>
      </w:r>
    </w:p>
    <w:p w:rsidR="00000000" w:rsidDel="00000000" w:rsidP="00000000" w:rsidRDefault="00000000" w:rsidRPr="00000000" w14:paraId="00000117">
      <w:pPr>
        <w:pStyle w:val="Heading3"/>
        <w:numPr>
          <w:ilvl w:val="2"/>
          <w:numId w:val="11"/>
        </w:numPr>
        <w:spacing w:after="0" w:before="0" w:lineRule="auto"/>
        <w:ind w:left="1080" w:hanging="720"/>
        <w:rPr>
          <w:rFonts w:ascii="Calibri" w:cs="Calibri" w:eastAsia="Calibri" w:hAnsi="Calibri"/>
        </w:rPr>
      </w:pPr>
      <w:r w:rsidDel="00000000" w:rsidR="00000000" w:rsidRPr="00000000">
        <w:rPr>
          <w:rFonts w:ascii="Calibri" w:cs="Calibri" w:eastAsia="Calibri" w:hAnsi="Calibri"/>
          <w:rtl w:val="0"/>
        </w:rPr>
        <w:t xml:space="preserve">CREACIÓN DE NUEVAS VARIABLES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Se generaron variables derivadas para mejorar la capacidad predictiva:</w:t>
      </w:r>
    </w:p>
    <w:p w:rsidR="00000000" w:rsidDel="00000000" w:rsidP="00000000" w:rsidRDefault="00000000" w:rsidRPr="00000000" w14:paraId="0000011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Age = 2024 – Operating_Year</w:t>
      </w:r>
    </w:p>
    <w:p w:rsidR="00000000" w:rsidDel="00000000" w:rsidP="00000000" w:rsidRDefault="00000000" w:rsidRPr="00000000" w14:paraId="0000011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Load_Ratio = Minimum_Load_MW / Summer_Capacity_MW</w:t>
      </w:r>
    </w:p>
    <w:p w:rsidR="00000000" w:rsidDel="00000000" w:rsidP="00000000" w:rsidRDefault="00000000" w:rsidRPr="00000000" w14:paraId="0000011C">
      <w:pPr>
        <w:rPr>
          <w:rFonts w:ascii="Calibri" w:cs="Calibri" w:eastAsia="Calibri" w:hAnsi="Calibri"/>
        </w:rPr>
      </w:pPr>
      <w:r w:rsidDel="00000000" w:rsidR="00000000" w:rsidRPr="00000000">
        <w:rPr>
          <w:rtl w:val="0"/>
        </w:rPr>
      </w:r>
    </w:p>
    <w:p w:rsidR="00000000" w:rsidDel="00000000" w:rsidP="00000000" w:rsidRDefault="00000000" w:rsidRPr="00000000" w14:paraId="0000011D">
      <w:pPr>
        <w:pStyle w:val="Heading3"/>
        <w:numPr>
          <w:ilvl w:val="2"/>
          <w:numId w:val="11"/>
        </w:numPr>
        <w:spacing w:after="0" w:before="0" w:lineRule="auto"/>
        <w:ind w:left="1080" w:hanging="720"/>
        <w:rPr>
          <w:rFonts w:ascii="Calibri" w:cs="Calibri" w:eastAsia="Calibri" w:hAnsi="Calibri"/>
        </w:rPr>
      </w:pPr>
      <w:r w:rsidDel="00000000" w:rsidR="00000000" w:rsidRPr="00000000">
        <w:rPr>
          <w:rFonts w:ascii="Calibri" w:cs="Calibri" w:eastAsia="Calibri" w:hAnsi="Calibri"/>
          <w:rtl w:val="0"/>
        </w:rPr>
        <w:t xml:space="preserve">REDUCCIÓN DE DIMENSIÓN (OPCIONAL EN PREDICCIONES)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Se evaluó PCA, pero no se aplicó para conservar la interpretabilidad de las variables originales.</w:t>
      </w:r>
    </w:p>
    <w:p w:rsidR="00000000" w:rsidDel="00000000" w:rsidP="00000000" w:rsidRDefault="00000000" w:rsidRPr="00000000" w14:paraId="00000120">
      <w:pPr>
        <w:rPr>
          <w:rFonts w:ascii="Calibri" w:cs="Calibri" w:eastAsia="Calibri" w:hAnsi="Calibri"/>
        </w:rPr>
      </w:pPr>
      <w:r w:rsidDel="00000000" w:rsidR="00000000" w:rsidRPr="00000000">
        <w:rPr>
          <w:rtl w:val="0"/>
        </w:rPr>
      </w:r>
    </w:p>
    <w:p w:rsidR="00000000" w:rsidDel="00000000" w:rsidP="00000000" w:rsidRDefault="00000000" w:rsidRPr="00000000" w14:paraId="00000121">
      <w:pPr>
        <w:pStyle w:val="Heading3"/>
        <w:numPr>
          <w:ilvl w:val="2"/>
          <w:numId w:val="11"/>
        </w:numPr>
        <w:spacing w:after="0" w:before="0" w:lineRule="auto"/>
        <w:ind w:left="1080" w:hanging="720"/>
        <w:rPr>
          <w:rFonts w:ascii="Calibri" w:cs="Calibri" w:eastAsia="Calibri" w:hAnsi="Calibri"/>
        </w:rPr>
      </w:pPr>
      <w:r w:rsidDel="00000000" w:rsidR="00000000" w:rsidRPr="00000000">
        <w:rPr>
          <w:rFonts w:ascii="Calibri" w:cs="Calibri" w:eastAsia="Calibri" w:hAnsi="Calibri"/>
          <w:rtl w:val="0"/>
        </w:rPr>
        <w:t xml:space="preserve">TRANSFORMACIONES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Mediante los nodos </w:t>
      </w:r>
      <w:r w:rsidDel="00000000" w:rsidR="00000000" w:rsidRPr="00000000">
        <w:rPr>
          <w:rFonts w:ascii="Calibri" w:cs="Calibri" w:eastAsia="Calibri" w:hAnsi="Calibri"/>
          <w:b w:val="1"/>
          <w:bCs w:val="1"/>
          <w:rtl w:val="0"/>
        </w:rPr>
        <w:t xml:space="preserve">One to Many</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Normalizer</w:t>
      </w:r>
      <w:r w:rsidDel="00000000" w:rsidR="00000000" w:rsidRPr="00000000">
        <w:rPr>
          <w:rFonts w:ascii="Calibri" w:cs="Calibri" w:eastAsia="Calibri" w:hAnsi="Calibri"/>
          <w:rtl w:val="0"/>
        </w:rPr>
        <w:t xml:space="preserve">, se realizaron las siguientes transformaciones:</w:t>
      </w:r>
    </w:p>
    <w:p w:rsidR="00000000" w:rsidDel="00000000" w:rsidP="00000000" w:rsidRDefault="00000000" w:rsidRPr="00000000" w14:paraId="0000012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Creación de variables </w:t>
      </w:r>
      <w:r w:rsidDel="00000000" w:rsidR="00000000" w:rsidRPr="00000000">
        <w:rPr>
          <w:rFonts w:ascii="Calibri" w:cs="Calibri" w:eastAsia="Calibri" w:hAnsi="Calibri"/>
          <w:i w:val="1"/>
          <w:iCs w:val="1"/>
          <w:rtl w:val="0"/>
        </w:rPr>
        <w:t xml:space="preserve">dummies</w:t>
      </w:r>
      <w:r w:rsidDel="00000000" w:rsidR="00000000" w:rsidRPr="00000000">
        <w:rPr>
          <w:rFonts w:ascii="Calibri" w:cs="Calibri" w:eastAsia="Calibri" w:hAnsi="Calibri"/>
          <w:rtl w:val="0"/>
        </w:rPr>
        <w:t xml:space="preserve"> para las categóricas.</w:t>
      </w:r>
    </w:p>
    <w:p w:rsidR="00000000" w:rsidDel="00000000" w:rsidP="00000000" w:rsidRDefault="00000000" w:rsidRPr="00000000" w14:paraId="0000012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Normalización de variables numéricas con rango [0,1].</w:t>
      </w:r>
    </w:p>
    <w:p w:rsidR="00000000" w:rsidDel="00000000" w:rsidP="00000000" w:rsidRDefault="00000000" w:rsidRPr="00000000" w14:paraId="0000012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Exportación de los archivos finales:</w:t>
      </w:r>
    </w:p>
    <w:p w:rsidR="00000000" w:rsidDel="00000000" w:rsidP="00000000" w:rsidRDefault="00000000" w:rsidRPr="00000000" w14:paraId="00000127">
      <w:pPr>
        <w:ind w:left="720" w:firstLine="0"/>
        <w:rPr>
          <w:rFonts w:ascii="Calibri" w:cs="Calibri" w:eastAsia="Calibri" w:hAnsi="Calibri"/>
        </w:rPr>
      </w:pPr>
      <w:r w:rsidDel="00000000" w:rsidR="00000000" w:rsidRPr="00000000">
        <w:rPr>
          <w:rFonts w:ascii="Calibri" w:cs="Calibri" w:eastAsia="Calibri" w:hAnsi="Calibri"/>
          <w:rtl w:val="0"/>
        </w:rPr>
        <w:t xml:space="preserve">ProyectoFinalMineriaDummies.arff</w:t>
      </w:r>
    </w:p>
    <w:p w:rsidR="00000000" w:rsidDel="00000000" w:rsidP="00000000" w:rsidRDefault="00000000" w:rsidRPr="00000000" w14:paraId="00000128">
      <w:pPr>
        <w:ind w:left="720" w:firstLine="0"/>
        <w:rPr>
          <w:rFonts w:ascii="Calibri" w:cs="Calibri" w:eastAsia="Calibri" w:hAnsi="Calibri"/>
        </w:rPr>
      </w:pPr>
      <w:r w:rsidDel="00000000" w:rsidR="00000000" w:rsidRPr="00000000">
        <w:rPr>
          <w:rFonts w:ascii="Calibri" w:cs="Calibri" w:eastAsia="Calibri" w:hAnsi="Calibri"/>
          <w:rtl w:val="0"/>
        </w:rPr>
        <w:t xml:space="preserve">ProyectoFinalMineriaNormalizado.arff</w:t>
      </w:r>
    </w:p>
    <w:p w:rsidR="00000000" w:rsidDel="00000000" w:rsidP="00000000" w:rsidRDefault="00000000" w:rsidRPr="00000000" w14:paraId="00000129">
      <w:pPr>
        <w:rPr>
          <w:rFonts w:ascii="Calibri" w:cs="Calibri" w:eastAsia="Calibri" w:hAnsi="Calibri"/>
        </w:rPr>
      </w:pPr>
      <w:r w:rsidDel="00000000" w:rsidR="00000000" w:rsidRPr="00000000">
        <w:rPr>
          <w:rtl w:val="0"/>
        </w:rPr>
      </w:r>
    </w:p>
    <w:p w:rsidR="00000000" w:rsidDel="00000000" w:rsidP="00000000" w:rsidRDefault="00000000" w:rsidRPr="00000000" w14:paraId="0000012A">
      <w:pPr>
        <w:pStyle w:val="Heading1"/>
        <w:numPr>
          <w:ilvl w:val="0"/>
          <w:numId w:val="11"/>
        </w:numPr>
        <w:ind w:left="360" w:hanging="360"/>
        <w:rPr>
          <w:rFonts w:ascii="Calibri" w:cs="Calibri" w:eastAsia="Calibri" w:hAnsi="Calibri"/>
        </w:rPr>
      </w:pPr>
      <w:r w:rsidDel="00000000" w:rsidR="00000000" w:rsidRPr="00000000">
        <w:rPr>
          <w:rFonts w:ascii="Calibri" w:cs="Calibri" w:eastAsia="Calibri" w:hAnsi="Calibri"/>
          <w:rtl w:val="0"/>
        </w:rPr>
        <w:t xml:space="preserve">MODELAMIENTO, EVALUACIÓN E INTERPRETACIÓN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La fase de modelamiento se desarrolló en </w:t>
      </w:r>
      <w:r w:rsidDel="00000000" w:rsidR="00000000" w:rsidRPr="00000000">
        <w:rPr>
          <w:rFonts w:ascii="Calibri" w:cs="Calibri" w:eastAsia="Calibri" w:hAnsi="Calibri"/>
          <w:b w:val="1"/>
          <w:bCs w:val="1"/>
          <w:rtl w:val="0"/>
        </w:rPr>
        <w:t xml:space="preserve">Python (Google Colab)</w:t>
      </w:r>
      <w:r w:rsidDel="00000000" w:rsidR="00000000" w:rsidRPr="00000000">
        <w:rPr>
          <w:rFonts w:ascii="Calibri" w:cs="Calibri" w:eastAsia="Calibri" w:hAnsi="Calibri"/>
          <w:rtl w:val="0"/>
        </w:rPr>
        <w:t xml:space="preserve"> utilizando los datos preparados y balanceados mediante </w:t>
      </w:r>
      <w:r w:rsidDel="00000000" w:rsidR="00000000" w:rsidRPr="00000000">
        <w:rPr>
          <w:rFonts w:ascii="Calibri" w:cs="Calibri" w:eastAsia="Calibri" w:hAnsi="Calibri"/>
          <w:b w:val="1"/>
          <w:bCs w:val="1"/>
          <w:rtl w:val="0"/>
        </w:rPr>
        <w:t xml:space="preserve">SMOTE</w:t>
      </w:r>
      <w:r w:rsidDel="00000000" w:rsidR="00000000" w:rsidRPr="00000000">
        <w:rPr>
          <w:rFonts w:ascii="Calibri" w:cs="Calibri" w:eastAsia="Calibri" w:hAnsi="Calibri"/>
          <w:rtl w:val="0"/>
        </w:rPr>
        <w:t xml:space="preserve">. Se aplicaron tres algoritmos de clasificación: </w:t>
      </w:r>
      <w:r w:rsidDel="00000000" w:rsidR="00000000" w:rsidRPr="00000000">
        <w:rPr>
          <w:rFonts w:ascii="Calibri" w:cs="Calibri" w:eastAsia="Calibri" w:hAnsi="Calibri"/>
          <w:b w:val="1"/>
          <w:bCs w:val="1"/>
          <w:rtl w:val="0"/>
        </w:rPr>
        <w:t xml:space="preserve">Árbol de Decisión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Red Neuronal (MLPClassifier)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K-Vecinos Más Cercanos (KNN)</w:t>
      </w:r>
      <w:r w:rsidDel="00000000" w:rsidR="00000000" w:rsidRPr="00000000">
        <w:rPr>
          <w:rFonts w:ascii="Calibri" w:cs="Calibri" w:eastAsia="Calibri" w:hAnsi="Calibri"/>
          <w:rtl w:val="0"/>
        </w:rPr>
        <w:t xml:space="preserve">. Cada modelo fue entrenado con el conjunto de entrenamiento (70%) y evaluado con el conjunto de prueba (30%), manteniendo la proporción de clases del dataset EIA-860.</w:t>
      </w:r>
    </w:p>
    <w:p w:rsidR="00000000" w:rsidDel="00000000" w:rsidP="00000000" w:rsidRDefault="00000000" w:rsidRPr="00000000" w14:paraId="0000012D">
      <w:pPr>
        <w:rPr>
          <w:rFonts w:ascii="Calibri" w:cs="Calibri" w:eastAsia="Calibri" w:hAnsi="Calibri"/>
        </w:rPr>
      </w:pPr>
      <w:r w:rsidDel="00000000" w:rsidR="00000000" w:rsidRPr="00000000">
        <w:rPr>
          <w:rtl w:val="0"/>
        </w:rPr>
      </w:r>
    </w:p>
    <w:p w:rsidR="00000000" w:rsidDel="00000000" w:rsidP="00000000" w:rsidRDefault="00000000" w:rsidRPr="00000000" w14:paraId="0000012E">
      <w:pPr>
        <w:pStyle w:val="Heading2"/>
        <w:numPr>
          <w:ilvl w:val="1"/>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CONFIGURACIÓN MÉTODOS DE MACHINE LEARNING (se aplican varios métodos)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La siguiente tabla resume la configuración de parámetros utilizada para cada modelo, siguiendo las recomendaciones de la profesora y las buenas prácticas de scikit-learn.</w:t>
      </w:r>
    </w:p>
    <w:p w:rsidR="00000000" w:rsidDel="00000000" w:rsidP="00000000" w:rsidRDefault="00000000" w:rsidRPr="00000000" w14:paraId="00000131">
      <w:pPr>
        <w:rPr>
          <w:rFonts w:ascii="Calibri" w:cs="Calibri" w:eastAsia="Calibri" w:hAnsi="Calibri"/>
        </w:rPr>
      </w:pPr>
      <w:r w:rsidDel="00000000" w:rsidR="00000000" w:rsidRPr="00000000">
        <w:rPr>
          <w:rtl w:val="0"/>
        </w:rPr>
      </w:r>
    </w:p>
    <w:tbl>
      <w:tblPr>
        <w:tblStyle w:val="Table6"/>
        <w:tblW w:w="881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A0"/>
      </w:tblPr>
      <w:tblGrid>
        <w:gridCol w:w="1952"/>
        <w:gridCol w:w="3338"/>
        <w:gridCol w:w="3528"/>
        <w:tblGridChange w:id="0">
          <w:tblGrid>
            <w:gridCol w:w="1952"/>
            <w:gridCol w:w="3338"/>
            <w:gridCol w:w="3528"/>
          </w:tblGrid>
        </w:tblGridChange>
      </w:tblGrid>
      <w:tr>
        <w:trPr>
          <w:cantSplit w:val="0"/>
          <w:trHeight w:val="300" w:hRule="atLeast"/>
          <w:tblHeader w:val="0"/>
        </w:trPr>
        <w:tc>
          <w:tcPr>
            <w:tcBorders>
              <w:top w:color="999999" w:space="0" w:sz="8" w:val="single"/>
              <w:left w:color="999999" w:space="0" w:sz="8" w:val="single"/>
              <w:bottom w:color="666666" w:space="0" w:sz="12" w:val="single"/>
              <w:right w:color="999999" w:space="0" w:sz="8" w:val="single"/>
            </w:tcBorders>
            <w:shd w:fill="d9d9d9" w:val="clear"/>
          </w:tcPr>
          <w:p w:rsidR="00000000" w:rsidDel="00000000" w:rsidP="00000000" w:rsidRDefault="00000000" w:rsidRPr="00000000" w14:paraId="000001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Tipo de minería</w:t>
            </w:r>
          </w:p>
        </w:tc>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sz w:val="20"/>
                <w:szCs w:val="20"/>
                <w:rtl w:val="0"/>
              </w:rPr>
              <w:t xml:space="preserve">Método de IA</w:t>
            </w:r>
            <w:r w:rsidDel="00000000" w:rsidR="00000000" w:rsidRPr="00000000">
              <w:rPr>
                <w:rtl w:val="0"/>
              </w:rPr>
            </w:r>
          </w:p>
        </w:tc>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sz w:val="20"/>
                <w:szCs w:val="20"/>
                <w:rtl w:val="0"/>
              </w:rPr>
              <w:t xml:space="preserve">Configuración de parámetros en Python</w:t>
            </w:r>
            <w:r w:rsidDel="00000000" w:rsidR="00000000" w:rsidRPr="00000000">
              <w:rPr>
                <w:rtl w:val="0"/>
              </w:rPr>
            </w:r>
          </w:p>
        </w:tc>
      </w:tr>
      <w:tr>
        <w:trPr>
          <w:cantSplit w:val="0"/>
          <w:trHeight w:val="300" w:hRule="atLeast"/>
          <w:tblHeader w:val="0"/>
        </w:trPr>
        <w:tc>
          <w:tcPr>
            <w:vMerge w:val="restart"/>
            <w:tcBorders>
              <w:top w:color="666666" w:space="0" w:sz="12" w:val="single"/>
              <w:left w:color="999999" w:space="0" w:sz="8" w:val="single"/>
              <w:right w:color="999999" w:space="0" w:sz="8" w:val="single"/>
            </w:tcBorders>
          </w:tcPr>
          <w:p w:rsidR="00000000" w:rsidDel="00000000" w:rsidP="00000000" w:rsidRDefault="00000000" w:rsidRPr="00000000" w14:paraId="0000013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Minería Predictiva, Clasificación, por Blanca Janeth Yepes</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b w:val="1"/>
                <w:bCs w:val="1"/>
                <w:rtl w:val="0"/>
              </w:rPr>
              <w:t xml:space="preserve">Árbol de Decisión (DecisionTreeClassifier)</w:t>
            </w: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sz w:val="20"/>
                <w:szCs w:val="20"/>
                <w:rtl w:val="0"/>
              </w:rPr>
              <w:t xml:space="preserve">criterion='gini'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max_depth=10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min_samples_leaf=2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random_state=42</w:t>
            </w:r>
            <w:r w:rsidDel="00000000" w:rsidR="00000000" w:rsidRPr="00000000">
              <w:rPr>
                <w:rtl w:val="0"/>
              </w:rPr>
            </w:r>
          </w:p>
        </w:tc>
      </w:tr>
      <w:tr>
        <w:trPr>
          <w:cantSplit w:val="0"/>
          <w:trHeight w:val="300" w:hRule="atLeast"/>
          <w:tblHeader w:val="0"/>
        </w:trPr>
        <w:tc>
          <w:tcPr>
            <w:vMerge w:val="continue"/>
            <w:tcBorders>
              <w:top w:color="666666" w:space="0" w:sz="12" w:val="single"/>
              <w:left w:color="999999" w:space="0" w:sz="8" w:val="single"/>
              <w:right w:color="999999" w:space="0" w:sz="8"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Red Neuronal (MLPClassifier)</w:t>
            </w: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hidden_layer_sizes=(4,)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activation='logistic'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learning_rate_init=0.2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momentum=0.3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max_iter=200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solver='sgd'</w:t>
            </w:r>
          </w:p>
        </w:tc>
      </w:tr>
      <w:tr>
        <w:trPr>
          <w:cantSplit w:val="0"/>
          <w:trHeight w:val="300" w:hRule="atLeast"/>
          <w:tblHeader w:val="0"/>
        </w:trPr>
        <w:tc>
          <w:tcPr>
            <w:vMerge w:val="continue"/>
            <w:tcBorders>
              <w:top w:color="666666" w:space="0" w:sz="12" w:val="single"/>
              <w:left w:color="999999" w:space="0" w:sz="8" w:val="single"/>
              <w:right w:color="999999" w:space="0" w:sz="8"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3C">
            <w:pPr>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KNN (KNeighborsClassifier)</w:t>
            </w: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n_neighbors=5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metric='euclidean'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weights='uniform'</w:t>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Pr>
          <w:p w:rsidR="00000000" w:rsidDel="00000000" w:rsidP="00000000" w:rsidRDefault="00000000" w:rsidRPr="00000000" w14:paraId="0000013E">
            <w:pPr>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Minería Descriptiva, Reglas de Asociación, por Victor Gil</w:t>
            </w: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tcPr>
          <w:p w:rsidR="00000000" w:rsidDel="00000000" w:rsidP="00000000" w:rsidRDefault="00000000" w:rsidRPr="00000000" w14:paraId="0000013F">
            <w:pPr>
              <w:ind w:left="720" w:firstLine="0"/>
              <w:rPr>
                <w:rFonts w:ascii="Calibri" w:cs="Calibri" w:eastAsia="Calibri" w:hAnsi="Calibri"/>
                <w:sz w:val="20"/>
                <w:szCs w:val="20"/>
              </w:rPr>
            </w:pP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tcPr>
          <w:p w:rsidR="00000000" w:rsidDel="00000000" w:rsidP="00000000" w:rsidRDefault="00000000" w:rsidRPr="00000000" w14:paraId="00000140">
            <w:pPr>
              <w:ind w:left="720" w:firstLine="0"/>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Pr>
          <w:p w:rsidR="00000000" w:rsidDel="00000000" w:rsidP="00000000" w:rsidRDefault="00000000" w:rsidRPr="00000000" w14:paraId="00000141">
            <w:pPr>
              <w:rPr>
                <w:rFonts w:ascii="Calibri" w:cs="Calibri" w:eastAsia="Calibri" w:hAnsi="Calibri"/>
                <w:sz w:val="20"/>
                <w:szCs w:val="20"/>
              </w:rPr>
            </w:pPr>
            <w:r w:rsidDel="00000000" w:rsidR="00000000" w:rsidRPr="00000000">
              <w:rPr>
                <w:rFonts w:ascii="Calibri" w:cs="Calibri" w:eastAsia="Calibri" w:hAnsi="Calibri"/>
                <w:b w:val="1"/>
                <w:bCs w:val="1"/>
                <w:rtl w:val="0"/>
              </w:rPr>
              <w:t xml:space="preserve">Minería Descriptiva, Clustering, por Michel</w:t>
            </w: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tcPr>
          <w:p w:rsidR="00000000" w:rsidDel="00000000" w:rsidP="00000000" w:rsidRDefault="00000000" w:rsidRPr="00000000" w14:paraId="00000142">
            <w:pPr>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 means </w:t>
            </w:r>
          </w:p>
        </w:tc>
        <w:tc>
          <w:tcPr>
            <w:tcBorders>
              <w:top w:color="666666" w:space="0" w:sz="12" w:val="single"/>
              <w:left w:color="999999" w:space="0" w:sz="8" w:val="single"/>
              <w:bottom w:color="999999" w:space="0" w:sz="8" w:val="single"/>
              <w:right w:color="999999" w:space="0" w:sz="8" w:val="single"/>
            </w:tcBorders>
            <w:tcMar>
              <w:left w:w="108.0" w:type="dxa"/>
              <w:right w:w="108.0" w:type="dxa"/>
            </w:tcMar>
          </w:tcPr>
          <w:sdt>
            <w:sdtPr>
              <w:id w:val="-2133547363"/>
              <w:tag w:val="goog_rdk_4"/>
            </w:sdtPr>
            <w:sdtContent>
              <w:p w:rsidR="00000000" w:rsidDel="00000000" w:rsidP="00000000" w:rsidRDefault="00000000" w:rsidRPr="00000000" w14:paraId="00000143">
                <w:pPr>
                  <w:ind w:left="0" w:firstLine="0"/>
                  <w:rPr>
                    <w:rFonts w:ascii="Calibri" w:cs="Calibri" w:eastAsia="Calibri" w:hAnsi="Calibri"/>
                    <w:sz w:val="20"/>
                    <w:szCs w:val="20"/>
                  </w:rPr>
                  <w:pPrChange w:author="Michel Guevara R" w:id="0" w:date="2026-05-19T03:58:13Z">
                    <w:pPr>
                      <w:ind w:left="720" w:firstLine="0"/>
                    </w:pPr>
                  </w:pPrChange>
                </w:pPr>
                <w:sdt>
                  <w:sdtPr>
                    <w:id w:val="460325583"/>
                    <w:tag w:val="goog_rdk_1"/>
                  </w:sdtPr>
                  <w:sdtContent>
                    <w:ins w:author="Michel Guevara R" w:id="0" w:date="2026-05-19T03:58:32Z"/>
                    <w:sdt>
                      <w:sdtPr>
                        <w:id w:val="-317397362"/>
                        <w:tag w:val="goog_rdk_2"/>
                      </w:sdtPr>
                      <w:sdtContent>
                        <w:ins w:author="Michel Guevara R" w:id="0" w:date="2026-05-19T03:58:32Z">
                          <w:r w:rsidDel="00000000" w:rsidR="00000000" w:rsidRPr="00000000">
                            <w:rPr>
                              <w:rFonts w:ascii="Roboto" w:cs="Roboto" w:eastAsia="Roboto" w:hAnsi="Roboto"/>
                              <w:i w:val="1"/>
                              <w:iCs w:val="1"/>
                              <w:color w:val="444746"/>
                              <w:sz w:val="20"/>
                              <w:szCs w:val="20"/>
                              <w:highlight w:val="white"/>
                              <w:rtl w:val="0"/>
                              <w:rPrChange w:author="Michel Guevara R" w:id="1" w:date="2026-05-19T03:58:32Z">
                                <w:rPr>
                                  <w:rFonts w:ascii="Calibri" w:cs="Calibri" w:eastAsia="Calibri" w:hAnsi="Calibri"/>
                                  <w:sz w:val="20"/>
                                  <w:szCs w:val="20"/>
                                </w:rPr>
                              </w:rPrChange>
                            </w:rPr>
                            <w:t xml:space="preserve">“kmeans = KMeans(n_clusters=6, random_state=42, n_init='auto'”</w:t>
                          </w:r>
                        </w:ins>
                      </w:sdtContent>
                    </w:sdt>
                    <w:ins w:author="Michel Guevara R" w:id="0" w:date="2026-05-19T03:58:32Z">
                      <w:sdt>
                        <w:sdtPr>
                          <w:id w:val="-906409888"/>
                          <w:tag w:val="goog_rdk_3"/>
                        </w:sdtPr>
                        <w:sdtContent>
                          <w:r w:rsidDel="00000000" w:rsidR="00000000" w:rsidRPr="00000000">
                            <w:rPr>
                              <w:rFonts w:ascii="Calibri" w:cs="Calibri" w:eastAsia="Calibri" w:hAnsi="Calibri"/>
                              <w:sz w:val="20"/>
                              <w:szCs w:val="20"/>
                              <w:rtl w:val="0"/>
                              <w:rPrChange w:author="Michel Guevara R" w:id="1" w:date="2026-05-19T03:58:32Z">
                                <w:rPr>
                                  <w:rFonts w:ascii="Calibri" w:cs="Calibri" w:eastAsia="Calibri" w:hAnsi="Calibri"/>
                                  <w:sz w:val="20"/>
                                  <w:szCs w:val="20"/>
                                </w:rPr>
                              </w:rPrChange>
                            </w:rPr>
                            <w:t xml:space="preserve"> </w:t>
                          </w:r>
                        </w:sdtContent>
                      </w:sdt>
                    </w:ins>
                  </w:sdtContent>
                </w:sdt>
                <w:r w:rsidDel="00000000" w:rsidR="00000000" w:rsidRPr="00000000">
                  <w:rPr>
                    <w:rtl w:val="0"/>
                  </w:rPr>
                </w:r>
              </w:p>
            </w:sdtContent>
          </w:sdt>
        </w:tc>
      </w:tr>
    </w:tbl>
    <w:p w:rsidR="00000000" w:rsidDel="00000000" w:rsidP="00000000" w:rsidRDefault="00000000" w:rsidRPr="00000000" w14:paraId="00000144">
      <w:pPr>
        <w:rPr>
          <w:rFonts w:ascii="Calibri" w:cs="Calibri" w:eastAsia="Calibri" w:hAnsi="Calibri"/>
        </w:rPr>
      </w:pPr>
      <w:r w:rsidDel="00000000" w:rsidR="00000000" w:rsidRPr="00000000">
        <w:rPr>
          <w:rtl w:val="0"/>
        </w:rPr>
      </w:r>
    </w:p>
    <w:p w:rsidR="00000000" w:rsidDel="00000000" w:rsidP="00000000" w:rsidRDefault="00000000" w:rsidRPr="00000000" w14:paraId="00000145">
      <w:pPr>
        <w:pStyle w:val="Heading2"/>
        <w:numPr>
          <w:ilvl w:val="1"/>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ANALISIS DE MEDIDAS DE CALIDAD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Se evaluaron los modelos mediante métricas de desempeño: </w:t>
      </w:r>
      <w:r w:rsidDel="00000000" w:rsidR="00000000" w:rsidRPr="00000000">
        <w:rPr>
          <w:rFonts w:ascii="Calibri" w:cs="Calibri" w:eastAsia="Calibri" w:hAnsi="Calibri"/>
          <w:b w:val="1"/>
          <w:bCs w:val="1"/>
          <w:rtl w:val="0"/>
        </w:rPr>
        <w:t xml:space="preserve">Exactitud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Precisión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Recall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F1-Score</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Área bajo la Curva ROC (AUC)</w:t>
      </w:r>
      <w:r w:rsidDel="00000000" w:rsidR="00000000" w:rsidRPr="00000000">
        <w:rPr>
          <w:rFonts w:ascii="Calibri" w:cs="Calibri" w:eastAsia="Calibri" w:hAnsi="Calibri"/>
          <w:rtl w:val="0"/>
        </w:rPr>
        <w:t xml:space="preserve">. Las siguientes gráficas y tablas resumen los resultados obtenidos.</w:t>
      </w:r>
    </w:p>
    <w:p w:rsidR="00000000" w:rsidDel="00000000" w:rsidP="00000000" w:rsidRDefault="00000000" w:rsidRPr="00000000" w14:paraId="00000148">
      <w:pPr>
        <w:rPr>
          <w:rFonts w:ascii="Calibri" w:cs="Calibri" w:eastAsia="Calibri" w:hAnsi="Calibri"/>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Árbol de Decisión</w:t>
      </w:r>
    </w:p>
    <w:p w:rsidR="00000000" w:rsidDel="00000000" w:rsidP="00000000" w:rsidRDefault="00000000" w:rsidRPr="00000000" w14:paraId="0000014A">
      <w:pPr>
        <w:numPr>
          <w:ilvl w:val="0"/>
          <w:numId w:val="5"/>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Exactitud:</w:t>
      </w:r>
      <w:r w:rsidDel="00000000" w:rsidR="00000000" w:rsidRPr="00000000">
        <w:rPr>
          <w:rFonts w:ascii="Calibri" w:cs="Calibri" w:eastAsia="Calibri" w:hAnsi="Calibri"/>
          <w:rtl w:val="0"/>
        </w:rPr>
        <w:t xml:space="preserve"> 0.85</w:t>
      </w:r>
    </w:p>
    <w:p w:rsidR="00000000" w:rsidDel="00000000" w:rsidP="00000000" w:rsidRDefault="00000000" w:rsidRPr="00000000" w14:paraId="0000014B">
      <w:pPr>
        <w:numPr>
          <w:ilvl w:val="0"/>
          <w:numId w:val="5"/>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F1-Score promedio:</w:t>
      </w:r>
      <w:r w:rsidDel="00000000" w:rsidR="00000000" w:rsidRPr="00000000">
        <w:rPr>
          <w:rFonts w:ascii="Calibri" w:cs="Calibri" w:eastAsia="Calibri" w:hAnsi="Calibri"/>
          <w:rtl w:val="0"/>
        </w:rPr>
        <w:t xml:space="preserve"> 0.90</w:t>
      </w:r>
    </w:p>
    <w:p w:rsidR="00000000" w:rsidDel="00000000" w:rsidP="00000000" w:rsidRDefault="00000000" w:rsidRPr="00000000" w14:paraId="0000014C">
      <w:pPr>
        <w:numPr>
          <w:ilvl w:val="0"/>
          <w:numId w:val="5"/>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AUC promedio:</w:t>
      </w:r>
      <w:r w:rsidDel="00000000" w:rsidR="00000000" w:rsidRPr="00000000">
        <w:rPr>
          <w:rFonts w:ascii="Calibri" w:cs="Calibri" w:eastAsia="Calibri" w:hAnsi="Calibri"/>
          <w:rtl w:val="0"/>
        </w:rPr>
        <w:t xml:space="preserve"> 0.89</w:t>
      </w:r>
    </w:p>
    <w:p w:rsidR="00000000" w:rsidDel="00000000" w:rsidP="00000000" w:rsidRDefault="00000000" w:rsidRPr="00000000" w14:paraId="0000014D">
      <w:pPr>
        <w:numPr>
          <w:ilvl w:val="0"/>
          <w:numId w:val="5"/>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Observaciones:</w:t>
      </w:r>
      <w:r w:rsidDel="00000000" w:rsidR="00000000" w:rsidRPr="00000000">
        <w:rPr>
          <w:rtl w:val="0"/>
        </w:rPr>
      </w:r>
    </w:p>
    <w:p w:rsidR="00000000" w:rsidDel="00000000" w:rsidP="00000000" w:rsidRDefault="00000000" w:rsidRPr="00000000" w14:paraId="0000014E">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La matriz de confusión muestra un desempeño sólido en la clase </w:t>
      </w:r>
      <w:r w:rsidDel="00000000" w:rsidR="00000000" w:rsidRPr="00000000">
        <w:rPr>
          <w:rFonts w:ascii="Calibri" w:cs="Calibri" w:eastAsia="Calibri" w:hAnsi="Calibri"/>
          <w:b w:val="1"/>
          <w:bCs w:val="1"/>
          <w:rtl w:val="0"/>
        </w:rPr>
        <w:t xml:space="preserve">OP (Operativo)</w:t>
      </w:r>
      <w:r w:rsidDel="00000000" w:rsidR="00000000" w:rsidRPr="00000000">
        <w:rPr>
          <w:rFonts w:ascii="Calibri" w:cs="Calibri" w:eastAsia="Calibri" w:hAnsi="Calibri"/>
          <w:rtl w:val="0"/>
        </w:rPr>
        <w:t xml:space="preserve"> con 6295 aciertos.</w:t>
      </w:r>
    </w:p>
    <w:p w:rsidR="00000000" w:rsidDel="00000000" w:rsidP="00000000" w:rsidRDefault="00000000" w:rsidRPr="00000000" w14:paraId="0000014F">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Las clases minoritarias (</w:t>
      </w:r>
      <w:r w:rsidDel="00000000" w:rsidR="00000000" w:rsidRPr="00000000">
        <w:rPr>
          <w:rFonts w:ascii="Calibri" w:cs="Calibri" w:eastAsia="Calibri" w:hAnsi="Calibri"/>
          <w:b w:val="1"/>
          <w:bCs w:val="1"/>
          <w:rtl w:val="0"/>
        </w:rPr>
        <w:t xml:space="preserve">OA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OS</w:t>
      </w:r>
      <w:r w:rsidDel="00000000" w:rsidR="00000000" w:rsidRPr="00000000">
        <w:rPr>
          <w:rFonts w:ascii="Calibri" w:cs="Calibri" w:eastAsia="Calibri" w:hAnsi="Calibri"/>
          <w:rtl w:val="0"/>
        </w:rPr>
        <w:t xml:space="preserve">) presentan menor precisión debido al desbalance natural del dataset.</w:t>
      </w:r>
    </w:p>
    <w:p w:rsidR="00000000" w:rsidDel="00000000" w:rsidP="00000000" w:rsidRDefault="00000000" w:rsidRPr="00000000" w14:paraId="00000150">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La curva ROC evidencia una excelente discriminación para </w:t>
      </w:r>
      <w:r w:rsidDel="00000000" w:rsidR="00000000" w:rsidRPr="00000000">
        <w:rPr>
          <w:rFonts w:ascii="Calibri" w:cs="Calibri" w:eastAsia="Calibri" w:hAnsi="Calibri"/>
          <w:b w:val="1"/>
          <w:bCs w:val="1"/>
          <w:rtl w:val="0"/>
        </w:rPr>
        <w:t xml:space="preserve">OP (AUC = 0.94)</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SB (AUC = 1.00)</w:t>
      </w:r>
      <w:r w:rsidDel="00000000" w:rsidR="00000000" w:rsidRPr="00000000">
        <w:rPr>
          <w:rFonts w:ascii="Calibri" w:cs="Calibri" w:eastAsia="Calibri" w:hAnsi="Calibri"/>
          <w:rtl w:val="0"/>
        </w:rPr>
        <w:t xml:space="preserve">.</w:t>
      </w:r>
    </w:p>
    <w:p w:rsidR="00000000" w:rsidDel="00000000" w:rsidP="00000000" w:rsidRDefault="00000000" w:rsidRPr="00000000" w14:paraId="00000151">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2">
      <w:pPr>
        <w:rPr>
          <w:rFonts w:ascii="Calibri" w:cs="Calibri" w:eastAsia="Calibri" w:hAnsi="Calibri"/>
        </w:rPr>
      </w:pPr>
      <w:r w:rsidDel="00000000" w:rsidR="00000000" w:rsidRPr="00000000">
        <w:rPr>
          <w:rtl w:val="0"/>
        </w:rPr>
      </w:r>
    </w:p>
    <w:p w:rsidR="00000000" w:rsidDel="00000000" w:rsidP="00000000" w:rsidRDefault="00000000" w:rsidRPr="00000000" w14:paraId="00000153">
      <w:pPr>
        <w:rPr>
          <w:rFonts w:ascii="Calibri" w:cs="Calibri" w:eastAsia="Calibri" w:hAnsi="Calibri"/>
        </w:rPr>
      </w:pPr>
      <w:r w:rsidDel="00000000" w:rsidR="00000000" w:rsidRPr="00000000">
        <w:rPr>
          <w:rtl w:val="0"/>
        </w:rPr>
      </w:r>
    </w:p>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Pr>
        <w:drawing>
          <wp:inline distB="0" distT="0" distL="0" distR="0">
            <wp:extent cx="5610860" cy="4554220"/>
            <wp:effectExtent b="0" l="0" r="0" t="0"/>
            <wp:docPr id="1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610860" cy="455422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Pr>
        <w:drawing>
          <wp:inline distB="0" distT="0" distL="0" distR="0">
            <wp:extent cx="5610860" cy="4821555"/>
            <wp:effectExtent b="0" l="0" r="0" t="0"/>
            <wp:docPr id="10"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610860" cy="482155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left="1440" w:firstLine="0"/>
        <w:rPr>
          <w:rFonts w:ascii="Calibri" w:cs="Calibri" w:eastAsia="Calibri" w:hAnsi="Calibri"/>
        </w:rPr>
      </w:pPr>
      <w:r w:rsidDel="00000000" w:rsidR="00000000" w:rsidRPr="00000000">
        <w:rPr>
          <w:rFonts w:ascii="Calibri" w:cs="Calibri" w:eastAsia="Calibri" w:hAnsi="Calibri"/>
        </w:rPr>
        <w:drawing>
          <wp:inline distB="0" distT="0" distL="0" distR="0">
            <wp:extent cx="5599430" cy="4453255"/>
            <wp:effectExtent b="0" l="0" r="0" t="0"/>
            <wp:docPr descr="The image depicts ROC curves for a multi-class decision tree classifier, showing TPR (True Positive Rate) on the y-axis and the curve for each class (OA, OP, OS, SB) with respective AUC (Area Under the Curve) values.&#10;&#10;El contenido generado por IA puede ser incorrecto." id="13" name="image16.jpg"/>
            <a:graphic>
              <a:graphicData uri="http://schemas.openxmlformats.org/drawingml/2006/picture">
                <pic:pic>
                  <pic:nvPicPr>
                    <pic:cNvPr descr="The image depicts ROC curves for a multi-class decision tree classifier, showing TPR (True Positive Rate) on the y-axis and the curve for each class (OA, OP, OS, SB) with respective AUC (Area Under the Curve) values.&#10;&#10;El contenido generado por IA puede ser incorrecto." id="0" name="image16.jpg"/>
                    <pic:cNvPicPr preferRelativeResize="0"/>
                  </pic:nvPicPr>
                  <pic:blipFill>
                    <a:blip r:embed="rId13"/>
                    <a:srcRect b="0" l="0" r="0" t="0"/>
                    <a:stretch>
                      <a:fillRect/>
                    </a:stretch>
                  </pic:blipFill>
                  <pic:spPr>
                    <a:xfrm>
                      <a:off x="0" y="0"/>
                      <a:ext cx="5599430" cy="445325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Red Neuronal (MLPClassifier)</w:t>
      </w:r>
    </w:p>
    <w:p w:rsidR="00000000" w:rsidDel="00000000" w:rsidP="00000000" w:rsidRDefault="00000000" w:rsidRPr="00000000" w14:paraId="00000159">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Exactitud:</w:t>
      </w:r>
      <w:r w:rsidDel="00000000" w:rsidR="00000000" w:rsidRPr="00000000">
        <w:rPr>
          <w:rFonts w:ascii="Calibri" w:cs="Calibri" w:eastAsia="Calibri" w:hAnsi="Calibri"/>
          <w:rtl w:val="0"/>
        </w:rPr>
        <w:t xml:space="preserve"> 0.97</w:t>
      </w:r>
    </w:p>
    <w:p w:rsidR="00000000" w:rsidDel="00000000" w:rsidP="00000000" w:rsidRDefault="00000000" w:rsidRPr="00000000" w14:paraId="0000015A">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F1-Score promedio:</w:t>
      </w:r>
      <w:r w:rsidDel="00000000" w:rsidR="00000000" w:rsidRPr="00000000">
        <w:rPr>
          <w:rFonts w:ascii="Calibri" w:cs="Calibri" w:eastAsia="Calibri" w:hAnsi="Calibri"/>
          <w:rtl w:val="0"/>
        </w:rPr>
        <w:t xml:space="preserve"> 0.97</w:t>
      </w:r>
    </w:p>
    <w:p w:rsidR="00000000" w:rsidDel="00000000" w:rsidP="00000000" w:rsidRDefault="00000000" w:rsidRPr="00000000" w14:paraId="0000015B">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AUC promedio:</w:t>
      </w:r>
      <w:r w:rsidDel="00000000" w:rsidR="00000000" w:rsidRPr="00000000">
        <w:rPr>
          <w:rFonts w:ascii="Calibri" w:cs="Calibri" w:eastAsia="Calibri" w:hAnsi="Calibri"/>
          <w:rtl w:val="0"/>
        </w:rPr>
        <w:t xml:space="preserve"> 0.91</w:t>
      </w:r>
    </w:p>
    <w:p w:rsidR="00000000" w:rsidDel="00000000" w:rsidP="00000000" w:rsidRDefault="00000000" w:rsidRPr="00000000" w14:paraId="0000015C">
      <w:pPr>
        <w:numPr>
          <w:ilvl w:val="0"/>
          <w:numId w:val="6"/>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Observaciones:</w:t>
      </w:r>
      <w:r w:rsidDel="00000000" w:rsidR="00000000" w:rsidRPr="00000000">
        <w:rPr>
          <w:rtl w:val="0"/>
        </w:rPr>
      </w:r>
    </w:p>
    <w:p w:rsidR="00000000" w:rsidDel="00000000" w:rsidP="00000000" w:rsidRDefault="00000000" w:rsidRPr="00000000" w14:paraId="0000015D">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La curva de pérdida muestra una disminución progresiva y estable, indicando un aprendizaje adecuado sin sobreajuste.</w:t>
      </w:r>
    </w:p>
    <w:p w:rsidR="00000000" w:rsidDel="00000000" w:rsidP="00000000" w:rsidRDefault="00000000" w:rsidRPr="00000000" w14:paraId="0000015E">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La matriz de confusión evidencia una alta capacidad de generalización, con 7243 aciertos en la clase </w:t>
      </w:r>
      <w:r w:rsidDel="00000000" w:rsidR="00000000" w:rsidRPr="00000000">
        <w:rPr>
          <w:rFonts w:ascii="Calibri" w:cs="Calibri" w:eastAsia="Calibri" w:hAnsi="Calibri"/>
          <w:b w:val="1"/>
          <w:bCs w:val="1"/>
          <w:rtl w:val="0"/>
        </w:rPr>
        <w:t xml:space="preserve">OP</w:t>
      </w:r>
      <w:r w:rsidDel="00000000" w:rsidR="00000000" w:rsidRPr="00000000">
        <w:rPr>
          <w:rFonts w:ascii="Calibri" w:cs="Calibri" w:eastAsia="Calibri" w:hAnsi="Calibri"/>
          <w:rtl w:val="0"/>
        </w:rPr>
        <w:t xml:space="preserve"> y 452 en </w:t>
      </w:r>
      <w:r w:rsidDel="00000000" w:rsidR="00000000" w:rsidRPr="00000000">
        <w:rPr>
          <w:rFonts w:ascii="Calibri" w:cs="Calibri" w:eastAsia="Calibri" w:hAnsi="Calibri"/>
          <w:b w:val="1"/>
          <w:bCs w:val="1"/>
          <w:rtl w:val="0"/>
        </w:rPr>
        <w:t xml:space="preserve">SB</w:t>
      </w:r>
      <w:r w:rsidDel="00000000" w:rsidR="00000000" w:rsidRPr="00000000">
        <w:rPr>
          <w:rFonts w:ascii="Calibri" w:cs="Calibri" w:eastAsia="Calibri" w:hAnsi="Calibri"/>
          <w:rtl w:val="0"/>
        </w:rPr>
        <w:t xml:space="preserve">.</w:t>
      </w:r>
    </w:p>
    <w:p w:rsidR="00000000" w:rsidDel="00000000" w:rsidP="00000000" w:rsidRDefault="00000000" w:rsidRPr="00000000" w14:paraId="0000015F">
      <w:pPr>
        <w:numPr>
          <w:ilvl w:val="1"/>
          <w:numId w:val="6"/>
        </w:numPr>
        <w:ind w:left="1440" w:hanging="360"/>
        <w:rPr>
          <w:rFonts w:ascii="Calibri" w:cs="Calibri" w:eastAsia="Calibri" w:hAnsi="Calibri"/>
        </w:rPr>
      </w:pPr>
      <w:r w:rsidDel="00000000" w:rsidR="00000000" w:rsidRPr="00000000">
        <w:rPr>
          <w:rFonts w:ascii="Calibri" w:cs="Calibri" w:eastAsia="Calibri" w:hAnsi="Calibri"/>
          <w:rtl w:val="0"/>
        </w:rPr>
        <w:t xml:space="preserve">La curva ROC confirma un excelente rendimiento global, especialmente para </w:t>
      </w:r>
      <w:r w:rsidDel="00000000" w:rsidR="00000000" w:rsidRPr="00000000">
        <w:rPr>
          <w:rFonts w:ascii="Calibri" w:cs="Calibri" w:eastAsia="Calibri" w:hAnsi="Calibri"/>
          <w:b w:val="1"/>
          <w:bCs w:val="1"/>
          <w:rtl w:val="0"/>
        </w:rPr>
        <w:t xml:space="preserve">OP (AUC = 0.95)</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SB (AUC = 1.00)</w:t>
      </w:r>
      <w:r w:rsidDel="00000000" w:rsidR="00000000" w:rsidRPr="00000000">
        <w:rPr>
          <w:rFonts w:ascii="Calibri" w:cs="Calibri" w:eastAsia="Calibri" w:hAnsi="Calibri"/>
          <w:rtl w:val="0"/>
        </w:rPr>
        <w:t xml:space="preserve">.</w:t>
      </w:r>
    </w:p>
    <w:p w:rsidR="00000000" w:rsidDel="00000000" w:rsidP="00000000" w:rsidRDefault="00000000" w:rsidRPr="00000000" w14:paraId="00000160">
      <w:pPr>
        <w:rPr>
          <w:rFonts w:ascii="Calibri" w:cs="Calibri" w:eastAsia="Calibri" w:hAnsi="Calibri"/>
        </w:rPr>
      </w:pPr>
      <w:r w:rsidDel="00000000" w:rsidR="00000000" w:rsidRPr="00000000">
        <w:rPr>
          <w:rtl w:val="0"/>
        </w:rPr>
      </w:r>
    </w:p>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Pr>
        <w:drawing>
          <wp:inline distB="0" distT="0" distL="0" distR="0">
            <wp:extent cx="5605145" cy="3538855"/>
            <wp:effectExtent b="0" l="0" r="0" t="0"/>
            <wp:docPr id="1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605145" cy="353885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Pr>
        <w:drawing>
          <wp:inline distB="0" distT="0" distL="0" distR="0">
            <wp:extent cx="5605145" cy="7244080"/>
            <wp:effectExtent b="0" l="0" r="0" t="0"/>
            <wp:docPr id="15"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605145" cy="724408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Pr>
        <w:drawing>
          <wp:inline distB="0" distT="0" distL="0" distR="0">
            <wp:extent cx="5610860" cy="4845050"/>
            <wp:effectExtent b="0" l="0" r="0" t="0"/>
            <wp:docPr descr="The image displays a Receiver Operating Characteristic (ROC) curve for a multiclass neural network classifier, showing Area Under Curve (AUC) values of 0.80, 0.95, 0.88, and 1.00 for different classes.&#10;&#10;El contenido generado por IA puede ser incorrecto." id="14" name="image1.jpg"/>
            <a:graphic>
              <a:graphicData uri="http://schemas.openxmlformats.org/drawingml/2006/picture">
                <pic:pic>
                  <pic:nvPicPr>
                    <pic:cNvPr descr="The image displays a Receiver Operating Characteristic (ROC) curve for a multiclass neural network classifier, showing Area Under Curve (AUC) values of 0.80, 0.95, 0.88, and 1.00 for different classes.&#10;&#10;El contenido generado por IA puede ser incorrecto." id="0" name="image1.jpg"/>
                    <pic:cNvPicPr preferRelativeResize="0"/>
                  </pic:nvPicPr>
                  <pic:blipFill>
                    <a:blip r:embed="rId16"/>
                    <a:srcRect b="0" l="0" r="0" t="0"/>
                    <a:stretch>
                      <a:fillRect/>
                    </a:stretch>
                  </pic:blipFill>
                  <pic:spPr>
                    <a:xfrm>
                      <a:off x="0" y="0"/>
                      <a:ext cx="5610860" cy="48450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Calibri" w:cs="Calibri" w:eastAsia="Calibri" w:hAnsi="Calibri"/>
        </w:rPr>
      </w:pP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K-Vecinos Más Cercanos (KNN)</w:t>
      </w:r>
    </w:p>
    <w:p w:rsidR="00000000" w:rsidDel="00000000" w:rsidP="00000000" w:rsidRDefault="00000000" w:rsidRPr="00000000" w14:paraId="00000166">
      <w:pPr>
        <w:numPr>
          <w:ilvl w:val="0"/>
          <w:numId w:val="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Exactitud:</w:t>
      </w:r>
      <w:r w:rsidDel="00000000" w:rsidR="00000000" w:rsidRPr="00000000">
        <w:rPr>
          <w:rFonts w:ascii="Calibri" w:cs="Calibri" w:eastAsia="Calibri" w:hAnsi="Calibri"/>
          <w:rtl w:val="0"/>
        </w:rPr>
        <w:t xml:space="preserve"> 0.94</w:t>
      </w:r>
    </w:p>
    <w:p w:rsidR="00000000" w:rsidDel="00000000" w:rsidP="00000000" w:rsidRDefault="00000000" w:rsidRPr="00000000" w14:paraId="00000167">
      <w:pPr>
        <w:numPr>
          <w:ilvl w:val="0"/>
          <w:numId w:val="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F1-Score promedio:</w:t>
      </w:r>
      <w:r w:rsidDel="00000000" w:rsidR="00000000" w:rsidRPr="00000000">
        <w:rPr>
          <w:rFonts w:ascii="Calibri" w:cs="Calibri" w:eastAsia="Calibri" w:hAnsi="Calibri"/>
          <w:rtl w:val="0"/>
        </w:rPr>
        <w:t xml:space="preserve"> 0.95</w:t>
      </w:r>
    </w:p>
    <w:p w:rsidR="00000000" w:rsidDel="00000000" w:rsidP="00000000" w:rsidRDefault="00000000" w:rsidRPr="00000000" w14:paraId="00000168">
      <w:pPr>
        <w:numPr>
          <w:ilvl w:val="0"/>
          <w:numId w:val="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AUC promedio:</w:t>
      </w:r>
      <w:r w:rsidDel="00000000" w:rsidR="00000000" w:rsidRPr="00000000">
        <w:rPr>
          <w:rFonts w:ascii="Calibri" w:cs="Calibri" w:eastAsia="Calibri" w:hAnsi="Calibri"/>
          <w:rtl w:val="0"/>
        </w:rPr>
        <w:t xml:space="preserve"> 0.87</w:t>
      </w:r>
    </w:p>
    <w:p w:rsidR="00000000" w:rsidDel="00000000" w:rsidP="00000000" w:rsidRDefault="00000000" w:rsidRPr="00000000" w14:paraId="00000169">
      <w:pPr>
        <w:numPr>
          <w:ilvl w:val="0"/>
          <w:numId w:val="7"/>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Observaciones:</w:t>
      </w:r>
      <w:r w:rsidDel="00000000" w:rsidR="00000000" w:rsidRPr="00000000">
        <w:rPr>
          <w:rtl w:val="0"/>
        </w:rPr>
      </w:r>
    </w:p>
    <w:p w:rsidR="00000000" w:rsidDel="00000000" w:rsidP="00000000" w:rsidRDefault="00000000" w:rsidRPr="00000000" w14:paraId="0000016A">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La matriz de confusión muestra 7058 aciertos en la clase </w:t>
      </w:r>
      <w:r w:rsidDel="00000000" w:rsidR="00000000" w:rsidRPr="00000000">
        <w:rPr>
          <w:rFonts w:ascii="Calibri" w:cs="Calibri" w:eastAsia="Calibri" w:hAnsi="Calibri"/>
          <w:b w:val="1"/>
          <w:bCs w:val="1"/>
          <w:rtl w:val="0"/>
        </w:rPr>
        <w:t xml:space="preserve">OP</w:t>
      </w:r>
      <w:r w:rsidDel="00000000" w:rsidR="00000000" w:rsidRPr="00000000">
        <w:rPr>
          <w:rFonts w:ascii="Calibri" w:cs="Calibri" w:eastAsia="Calibri" w:hAnsi="Calibri"/>
          <w:rtl w:val="0"/>
        </w:rPr>
        <w:t xml:space="preserve"> y 435 en </w:t>
      </w:r>
      <w:r w:rsidDel="00000000" w:rsidR="00000000" w:rsidRPr="00000000">
        <w:rPr>
          <w:rFonts w:ascii="Calibri" w:cs="Calibri" w:eastAsia="Calibri" w:hAnsi="Calibri"/>
          <w:b w:val="1"/>
          <w:bCs w:val="1"/>
          <w:rtl w:val="0"/>
        </w:rPr>
        <w:t xml:space="preserve">SB</w:t>
      </w:r>
      <w:r w:rsidDel="00000000" w:rsidR="00000000" w:rsidRPr="00000000">
        <w:rPr>
          <w:rFonts w:ascii="Calibri" w:cs="Calibri" w:eastAsia="Calibri" w:hAnsi="Calibri"/>
          <w:rtl w:val="0"/>
        </w:rPr>
        <w:t xml:space="preserve">, con errores moderados en </w:t>
      </w:r>
      <w:r w:rsidDel="00000000" w:rsidR="00000000" w:rsidRPr="00000000">
        <w:rPr>
          <w:rFonts w:ascii="Calibri" w:cs="Calibri" w:eastAsia="Calibri" w:hAnsi="Calibri"/>
          <w:b w:val="1"/>
          <w:bCs w:val="1"/>
          <w:rtl w:val="0"/>
        </w:rPr>
        <w:t xml:space="preserve">OA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OS</w:t>
      </w:r>
      <w:r w:rsidDel="00000000" w:rsidR="00000000" w:rsidRPr="00000000">
        <w:rPr>
          <w:rFonts w:ascii="Calibri" w:cs="Calibri" w:eastAsia="Calibri" w:hAnsi="Calibri"/>
          <w:rtl w:val="0"/>
        </w:rPr>
        <w:t xml:space="preserve">.</w:t>
      </w:r>
    </w:p>
    <w:p w:rsidR="00000000" w:rsidDel="00000000" w:rsidP="00000000" w:rsidRDefault="00000000" w:rsidRPr="00000000" w14:paraId="0000016B">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La curva ROC refleja un comportamiento estable con </w:t>
      </w:r>
      <w:r w:rsidDel="00000000" w:rsidR="00000000" w:rsidRPr="00000000">
        <w:rPr>
          <w:rFonts w:ascii="Calibri" w:cs="Calibri" w:eastAsia="Calibri" w:hAnsi="Calibri"/>
          <w:b w:val="1"/>
          <w:bCs w:val="1"/>
          <w:rtl w:val="0"/>
        </w:rPr>
        <w:t xml:space="preserve">AUC = 0.93</w:t>
      </w:r>
      <w:r w:rsidDel="00000000" w:rsidR="00000000" w:rsidRPr="00000000">
        <w:rPr>
          <w:rFonts w:ascii="Calibri" w:cs="Calibri" w:eastAsia="Calibri" w:hAnsi="Calibri"/>
          <w:rtl w:val="0"/>
        </w:rPr>
        <w:t xml:space="preserve"> para </w:t>
      </w:r>
      <w:r w:rsidDel="00000000" w:rsidR="00000000" w:rsidRPr="00000000">
        <w:rPr>
          <w:rFonts w:ascii="Calibri" w:cs="Calibri" w:eastAsia="Calibri" w:hAnsi="Calibri"/>
          <w:b w:val="1"/>
          <w:bCs w:val="1"/>
          <w:rtl w:val="0"/>
        </w:rPr>
        <w:t xml:space="preserve">OP</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AUC = 0.99</w:t>
      </w:r>
      <w:r w:rsidDel="00000000" w:rsidR="00000000" w:rsidRPr="00000000">
        <w:rPr>
          <w:rFonts w:ascii="Calibri" w:cs="Calibri" w:eastAsia="Calibri" w:hAnsi="Calibri"/>
          <w:rtl w:val="0"/>
        </w:rPr>
        <w:t xml:space="preserve"> para </w:t>
      </w:r>
      <w:r w:rsidDel="00000000" w:rsidR="00000000" w:rsidRPr="00000000">
        <w:rPr>
          <w:rFonts w:ascii="Calibri" w:cs="Calibri" w:eastAsia="Calibri" w:hAnsi="Calibri"/>
          <w:b w:val="1"/>
          <w:bCs w:val="1"/>
          <w:rtl w:val="0"/>
        </w:rPr>
        <w:t xml:space="preserve">SB</w:t>
      </w:r>
      <w:r w:rsidDel="00000000" w:rsidR="00000000" w:rsidRPr="00000000">
        <w:rPr>
          <w:rFonts w:ascii="Calibri" w:cs="Calibri" w:eastAsia="Calibri" w:hAnsi="Calibri"/>
          <w:rtl w:val="0"/>
        </w:rPr>
        <w:t xml:space="preserve">.</w:t>
      </w:r>
    </w:p>
    <w:p w:rsidR="00000000" w:rsidDel="00000000" w:rsidP="00000000" w:rsidRDefault="00000000" w:rsidRPr="00000000" w14:paraId="0000016C">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Su tiempo de entrenamiento fue el más bajo, lo que lo hace ideal para despliegue en aplicaciones interactivas.</w:t>
      </w:r>
    </w:p>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Pr>
        <w:drawing>
          <wp:inline distB="0" distT="0" distL="0" distR="0">
            <wp:extent cx="5605145" cy="7261860"/>
            <wp:effectExtent b="0" l="0" r="0" t="0"/>
            <wp:docPr id="17"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605145" cy="726186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Pr>
        <w:drawing>
          <wp:inline distB="0" distT="0" distL="0" distR="0">
            <wp:extent cx="5605145" cy="4263390"/>
            <wp:effectExtent b="0" l="0" r="0" t="0"/>
            <wp:docPr id="16"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605145" cy="426339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Calibri" w:cs="Calibri" w:eastAsia="Calibri" w:hAnsi="Calibri"/>
        </w:rPr>
      </w:pPr>
      <w:r w:rsidDel="00000000" w:rsidR="00000000" w:rsidRPr="00000000">
        <w:rPr>
          <w:rtl w:val="0"/>
        </w:rPr>
      </w:r>
    </w:p>
    <w:p w:rsidR="00000000" w:rsidDel="00000000" w:rsidP="00000000" w:rsidRDefault="00000000" w:rsidRPr="00000000" w14:paraId="00000170">
      <w:pPr>
        <w:rPr>
          <w:rFonts w:ascii="Calibri" w:cs="Calibri" w:eastAsia="Calibri" w:hAnsi="Calibri"/>
        </w:rPr>
      </w:pPr>
      <w:r w:rsidDel="00000000" w:rsidR="00000000" w:rsidRPr="00000000">
        <w:rPr>
          <w:rtl w:val="0"/>
        </w:rPr>
      </w:r>
    </w:p>
    <w:p w:rsidR="00000000" w:rsidDel="00000000" w:rsidP="00000000" w:rsidRDefault="00000000" w:rsidRPr="00000000" w14:paraId="00000171">
      <w:pPr>
        <w:rPr>
          <w:rFonts w:ascii="Calibri" w:cs="Calibri" w:eastAsia="Calibri" w:hAnsi="Calibri"/>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priori</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Xxxxx</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8818.0" w:type="dxa"/>
        <w:jc w:val="left"/>
        <w:tblLayout w:type="fixed"/>
        <w:tblLook w:val="0400"/>
      </w:tblPr>
      <w:tblGrid>
        <w:gridCol w:w="1298"/>
        <w:gridCol w:w="1769"/>
        <w:gridCol w:w="1857"/>
        <w:gridCol w:w="1858"/>
        <w:gridCol w:w="2036"/>
        <w:tblGridChange w:id="0">
          <w:tblGrid>
            <w:gridCol w:w="1298"/>
            <w:gridCol w:w="1769"/>
            <w:gridCol w:w="1857"/>
            <w:gridCol w:w="1858"/>
            <w:gridCol w:w="203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left w:w="70.0" w:type="dxa"/>
              <w:right w:w="70.0" w:type="dxa"/>
            </w:tcMar>
            <w:vAlign w:val="bottom"/>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b w:val="1"/>
                <w:bCs w:val="1"/>
                <w:color w:val="000000"/>
                <w:sz w:val="20"/>
                <w:szCs w:val="20"/>
                <w:rtl w:val="0"/>
              </w:rPr>
              <w:t xml:space="preserve">Método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left w:w="70.0" w:type="dxa"/>
              <w:right w:w="70.0" w:type="dxa"/>
            </w:tcMar>
            <w:vAlign w:val="bottom"/>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b w:val="1"/>
                <w:bCs w:val="1"/>
                <w:color w:val="000000"/>
                <w:sz w:val="20"/>
                <w:szCs w:val="20"/>
                <w:rtl w:val="0"/>
              </w:rPr>
              <w:t xml:space="preserve">Exactitud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left w:w="70.0" w:type="dxa"/>
              <w:right w:w="70.0" w:type="dxa"/>
            </w:tcMar>
            <w:vAlign w:val="bottom"/>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b w:val="1"/>
                <w:bCs w:val="1"/>
                <w:color w:val="000000"/>
                <w:sz w:val="20"/>
                <w:szCs w:val="20"/>
                <w:rtl w:val="0"/>
              </w:rPr>
              <w:t xml:space="preserve">F1-Score promedio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7A">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AUC promedio</w:t>
            </w:r>
          </w:p>
        </w:tc>
        <w:tc>
          <w:tcPr>
            <w:tcBorders>
              <w:top w:color="000000" w:space="0" w:sz="8" w:val="single"/>
              <w:left w:color="000000" w:space="0" w:sz="8" w:val="single"/>
              <w:bottom w:color="000000" w:space="0" w:sz="8" w:val="single"/>
              <w:right w:color="000000" w:space="0" w:sz="8" w:val="single"/>
            </w:tcBorders>
            <w:shd w:fill="d9d9d9" w:val="clear"/>
            <w:tcMar>
              <w:left w:w="70.0" w:type="dxa"/>
              <w:right w:w="70.0" w:type="dxa"/>
            </w:tcMar>
            <w:vAlign w:val="bottom"/>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b w:val="1"/>
                <w:bCs w:val="1"/>
                <w:color w:val="000000"/>
                <w:sz w:val="20"/>
                <w:szCs w:val="20"/>
                <w:rtl w:val="0"/>
              </w:rPr>
              <w:t xml:space="preserve">Tiempo de aprendizaje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Árbol de Decisión</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0.85</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0.90</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0.89</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Bajo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Red Neuronal</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b w:val="1"/>
                <w:bCs w:val="1"/>
                <w:rtl w:val="0"/>
              </w:rPr>
              <w:t xml:space="preserve">0.97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b w:val="1"/>
                <w:bCs w:val="1"/>
                <w:rtl w:val="0"/>
              </w:rPr>
              <w:t xml:space="preserve">0.97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0.91</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Medio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KNN</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0.94</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0.95</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0.87</w:t>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center"/>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b w:val="1"/>
                <w:bCs w:val="1"/>
                <w:rtl w:val="0"/>
              </w:rPr>
              <w:t xml:space="preserve">Bajo</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8B">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0">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1">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2">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4">
            <w:pPr>
              <w:rPr>
                <w:rFonts w:ascii="Calibri" w:cs="Calibri" w:eastAsia="Calibri" w:hAnsi="Calibri"/>
                <w:color w:val="000000"/>
                <w:sz w:val="20"/>
                <w:szCs w:val="20"/>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5">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6">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7">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9">
            <w:pPr>
              <w:rPr>
                <w:rFonts w:ascii="Calibri" w:cs="Calibri" w:eastAsia="Calibri" w:hAnsi="Calibri"/>
                <w:color w:val="000000"/>
                <w:sz w:val="20"/>
                <w:szCs w:val="20"/>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A">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B">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C">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E">
            <w:pPr>
              <w:rPr>
                <w:rFonts w:ascii="Calibri" w:cs="Calibri" w:eastAsia="Calibri" w:hAnsi="Calibri"/>
                <w:color w:val="000000"/>
                <w:sz w:val="20"/>
                <w:szCs w:val="20"/>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9F">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A4">
            <w:pP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rFonts w:ascii="Calibri" w:cs="Calibri" w:eastAsia="Calibri" w:hAnsi="Calibri"/>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vAlign w:val="bottom"/>
          </w:tcPr>
          <w:p w:rsidR="00000000" w:rsidDel="00000000" w:rsidP="00000000" w:rsidRDefault="00000000" w:rsidRPr="00000000" w14:paraId="000001A8">
            <w:pPr>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1A9">
      <w:pPr>
        <w:rPr>
          <w:rFonts w:ascii="Calibri" w:cs="Calibri" w:eastAsia="Calibri" w:hAnsi="Calibri"/>
        </w:rPr>
      </w:pPr>
      <w:r w:rsidDel="00000000" w:rsidR="00000000" w:rsidRPr="00000000">
        <w:rPr>
          <w:rtl w:val="0"/>
        </w:rPr>
      </w:r>
    </w:p>
    <w:p w:rsidR="00000000" w:rsidDel="00000000" w:rsidP="00000000" w:rsidRDefault="00000000" w:rsidRPr="00000000" w14:paraId="000001AA">
      <w:pPr>
        <w:pStyle w:val="Heading2"/>
        <w:numPr>
          <w:ilvl w:val="1"/>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SELECCIÓN DEL MEJOR MODELO</w:t>
      </w:r>
    </w:p>
    <w:p w:rsidR="00000000" w:rsidDel="00000000" w:rsidP="00000000" w:rsidRDefault="00000000" w:rsidRPr="00000000" w14:paraId="000001A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final se seleccionó considerando:</w:t>
      </w:r>
    </w:p>
    <w:p w:rsidR="00000000" w:rsidDel="00000000" w:rsidP="00000000" w:rsidRDefault="00000000" w:rsidRPr="00000000" w14:paraId="000001AD">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Desempeño global</w:t>
      </w:r>
      <w:r w:rsidDel="00000000" w:rsidR="00000000" w:rsidRPr="00000000">
        <w:rPr>
          <w:rFonts w:ascii="Calibri" w:cs="Calibri" w:eastAsia="Calibri" w:hAnsi="Calibri"/>
          <w:sz w:val="24"/>
          <w:szCs w:val="24"/>
          <w:rtl w:val="0"/>
        </w:rPr>
        <w:t xml:space="preserve"> (Exactitud y F1-Score).</w:t>
      </w:r>
    </w:p>
    <w:p w:rsidR="00000000" w:rsidDel="00000000" w:rsidP="00000000" w:rsidRDefault="00000000" w:rsidRPr="00000000" w14:paraId="000001AE">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Estabilidad frente al desbalance</w:t>
      </w:r>
      <w:r w:rsidDel="00000000" w:rsidR="00000000" w:rsidRPr="00000000">
        <w:rPr>
          <w:rFonts w:ascii="Calibri" w:cs="Calibri" w:eastAsia="Calibri" w:hAnsi="Calibri"/>
          <w:sz w:val="24"/>
          <w:szCs w:val="24"/>
          <w:rtl w:val="0"/>
        </w:rPr>
        <w:t xml:space="preserve"> de clases.</w:t>
      </w:r>
    </w:p>
    <w:p w:rsidR="00000000" w:rsidDel="00000000" w:rsidP="00000000" w:rsidRDefault="00000000" w:rsidRPr="00000000" w14:paraId="000001AF">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Simplicidad y eficiencia computacional</w:t>
      </w:r>
      <w:r w:rsidDel="00000000" w:rsidR="00000000" w:rsidRPr="00000000">
        <w:rPr>
          <w:rFonts w:ascii="Calibri" w:cs="Calibri" w:eastAsia="Calibri" w:hAnsi="Calibri"/>
          <w:sz w:val="24"/>
          <w:szCs w:val="24"/>
          <w:rtl w:val="0"/>
        </w:rPr>
        <w:t xml:space="preserve"> para el despliegue en Streamlit.</w:t>
      </w:r>
    </w:p>
    <w:p w:rsidR="00000000" w:rsidDel="00000000" w:rsidP="00000000" w:rsidRDefault="00000000" w:rsidRPr="00000000" w14:paraId="000001B0">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Interpretabilidad y facilidad de actualización</w:t>
      </w:r>
      <w:r w:rsidDel="00000000" w:rsidR="00000000" w:rsidRPr="00000000">
        <w:rPr>
          <w:rFonts w:ascii="Calibri" w:cs="Calibri" w:eastAsia="Calibri" w:hAnsi="Calibri"/>
          <w:sz w:val="24"/>
          <w:szCs w:val="24"/>
          <w:rtl w:val="0"/>
        </w:rPr>
        <w:t xml:space="preserve"> en GitHub.</w:t>
      </w:r>
    </w:p>
    <w:p w:rsidR="00000000" w:rsidDel="00000000" w:rsidP="00000000" w:rsidRDefault="00000000" w:rsidRPr="00000000" w14:paraId="000001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fue reentrenado con el </w:t>
      </w:r>
      <w:r w:rsidDel="00000000" w:rsidR="00000000" w:rsidRPr="00000000">
        <w:rPr>
          <w:rFonts w:ascii="Calibri" w:cs="Calibri" w:eastAsia="Calibri" w:hAnsi="Calibri"/>
          <w:b w:val="1"/>
          <w:bCs w:val="1"/>
          <w:sz w:val="24"/>
          <w:szCs w:val="24"/>
          <w:rtl w:val="0"/>
        </w:rPr>
        <w:t xml:space="preserve">100 % de los datos preparados</w:t>
      </w:r>
      <w:r w:rsidDel="00000000" w:rsidR="00000000" w:rsidRPr="00000000">
        <w:rPr>
          <w:rFonts w:ascii="Calibri" w:cs="Calibri" w:eastAsia="Calibri" w:hAnsi="Calibri"/>
          <w:sz w:val="24"/>
          <w:szCs w:val="24"/>
          <w:rtl w:val="0"/>
        </w:rPr>
        <w:t xml:space="preserve">, guardado en formato .pkl y desplegado en una aplicación </w:t>
      </w:r>
      <w:r w:rsidDel="00000000" w:rsidR="00000000" w:rsidRPr="00000000">
        <w:rPr>
          <w:rFonts w:ascii="Calibri" w:cs="Calibri" w:eastAsia="Calibri" w:hAnsi="Calibri"/>
          <w:b w:val="1"/>
          <w:bCs w:val="1"/>
          <w:sz w:val="24"/>
          <w:szCs w:val="24"/>
          <w:rtl w:val="0"/>
        </w:rPr>
        <w:t xml:space="preserve">Streamlit</w:t>
      </w:r>
      <w:r w:rsidDel="00000000" w:rsidR="00000000" w:rsidRPr="00000000">
        <w:rPr>
          <w:rFonts w:ascii="Calibri" w:cs="Calibri" w:eastAsia="Calibri" w:hAnsi="Calibri"/>
          <w:sz w:val="24"/>
          <w:szCs w:val="24"/>
          <w:rtl w:val="0"/>
        </w:rPr>
        <w:t xml:space="preserve"> titulada </w:t>
      </w:r>
      <w:r w:rsidDel="00000000" w:rsidR="00000000" w:rsidRPr="00000000">
        <w:rPr>
          <w:rFonts w:ascii="Calibri" w:cs="Calibri" w:eastAsia="Calibri" w:hAnsi="Calibri"/>
          <w:i w:val="1"/>
          <w:iCs w:val="1"/>
          <w:sz w:val="24"/>
          <w:szCs w:val="24"/>
          <w:rtl w:val="0"/>
        </w:rPr>
        <w:t xml:space="preserve">“Predicción Estado de Situación de Generadores”</w:t>
      </w:r>
      <w:r w:rsidDel="00000000" w:rsidR="00000000" w:rsidRPr="00000000">
        <w:rPr>
          <w:rFonts w:ascii="Calibri" w:cs="Calibri" w:eastAsia="Calibri" w:hAnsi="Calibri"/>
          <w:sz w:val="24"/>
          <w:szCs w:val="24"/>
          <w:rtl w:val="0"/>
        </w:rPr>
        <w:t xml:space="preserve">, alojada en el repositorio </w:t>
      </w:r>
      <w:r w:rsidDel="00000000" w:rsidR="00000000" w:rsidRPr="00000000">
        <w:rPr>
          <w:rFonts w:ascii="Calibri" w:cs="Calibri" w:eastAsia="Calibri" w:hAnsi="Calibri"/>
          <w:b w:val="1"/>
          <w:bCs w:val="1"/>
          <w:sz w:val="24"/>
          <w:szCs w:val="24"/>
          <w:rtl w:val="0"/>
        </w:rPr>
        <w:t xml:space="preserve">GitHub: Blanquis550/MineriaDatos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B3">
      <w:pPr>
        <w:rPr>
          <w:rFonts w:ascii="Calibri" w:cs="Calibri" w:eastAsia="Calibri" w:hAnsi="Calibri"/>
        </w:rPr>
      </w:pPr>
      <w:r w:rsidDel="00000000" w:rsidR="00000000" w:rsidRPr="00000000">
        <w:rPr>
          <w:rtl w:val="0"/>
        </w:rPr>
      </w:r>
    </w:p>
    <w:tbl>
      <w:tblPr>
        <w:tblStyle w:val="Table8"/>
        <w:tblW w:w="835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6A0"/>
      </w:tblPr>
      <w:tblGrid>
        <w:gridCol w:w="4178"/>
        <w:gridCol w:w="4178"/>
        <w:tblGridChange w:id="0">
          <w:tblGrid>
            <w:gridCol w:w="4178"/>
            <w:gridCol w:w="4178"/>
          </w:tblGrid>
        </w:tblGridChange>
      </w:tblGrid>
      <w:tr>
        <w:trPr>
          <w:cantSplit w:val="0"/>
          <w:trHeight w:val="300" w:hRule="atLeast"/>
          <w:tblHeader w:val="0"/>
        </w:trPr>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1B4">
            <w:pPr>
              <w:ind w:left="720" w:firstLine="0"/>
              <w:rPr>
                <w:rFonts w:ascii="Calibri" w:cs="Calibri" w:eastAsia="Calibri" w:hAnsi="Calibri"/>
              </w:rPr>
            </w:pPr>
            <w:r w:rsidDel="00000000" w:rsidR="00000000" w:rsidRPr="00000000">
              <w:rPr>
                <w:rFonts w:ascii="Calibri" w:cs="Calibri" w:eastAsia="Calibri" w:hAnsi="Calibri"/>
                <w:rtl w:val="0"/>
              </w:rPr>
              <w:t xml:space="preserve">Método de IA</w:t>
            </w:r>
          </w:p>
        </w:tc>
        <w:tc>
          <w:tcPr>
            <w:tcBorders>
              <w:top w:color="999999" w:space="0" w:sz="8" w:val="single"/>
              <w:left w:color="999999" w:space="0" w:sz="8" w:val="single"/>
              <w:bottom w:color="666666" w:space="0" w:sz="12" w:val="single"/>
              <w:right w:color="999999" w:space="0" w:sz="8" w:val="single"/>
            </w:tcBorders>
            <w:shd w:fill="d9d9d9" w:val="clear"/>
            <w:tcMar>
              <w:left w:w="108.0" w:type="dxa"/>
              <w:right w:w="108.0" w:type="dxa"/>
            </w:tcMar>
          </w:tcPr>
          <w:p w:rsidR="00000000" w:rsidDel="00000000" w:rsidP="00000000" w:rsidRDefault="00000000" w:rsidRPr="00000000" w14:paraId="000001B5">
            <w:pPr>
              <w:ind w:left="720" w:firstLine="0"/>
              <w:rPr>
                <w:rFonts w:ascii="Calibri" w:cs="Calibri" w:eastAsia="Calibri" w:hAnsi="Calibri"/>
              </w:rPr>
            </w:pPr>
            <w:r w:rsidDel="00000000" w:rsidR="00000000" w:rsidRPr="00000000">
              <w:rPr>
                <w:rFonts w:ascii="Calibri" w:cs="Calibri" w:eastAsia="Calibri" w:hAnsi="Calibri"/>
                <w:rtl w:val="0"/>
              </w:rPr>
              <w:t xml:space="preserve">Configuración de parámetros final</w:t>
            </w:r>
          </w:p>
        </w:tc>
      </w:tr>
      <w:tr>
        <w:trPr>
          <w:cantSplit w:val="0"/>
          <w:trHeight w:val="300" w:hRule="atLeast"/>
          <w:tblHeader w:val="0"/>
        </w:trPr>
        <w:tc>
          <w:tcPr>
            <w:tcBorders>
              <w:top w:color="666666" w:space="0" w:sz="12" w:val="single"/>
              <w:left w:color="999999" w:space="0" w:sz="8" w:val="single"/>
              <w:bottom w:color="666666" w:space="0" w:sz="12" w:val="single"/>
              <w:right w:color="999999" w:space="0" w:sz="8" w:val="single"/>
            </w:tcBorders>
            <w:tcMar>
              <w:left w:w="108.0" w:type="dxa"/>
              <w:right w:w="108.0" w:type="dxa"/>
            </w:tcMar>
            <w:vAlign w:val="center"/>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b w:val="1"/>
                <w:bCs w:val="1"/>
                <w:rtl w:val="0"/>
              </w:rPr>
              <w:t xml:space="preserve">KNN – K-Nearest Neighbors</w:t>
            </w:r>
            <w:r w:rsidDel="00000000" w:rsidR="00000000" w:rsidRPr="00000000">
              <w:rPr>
                <w:rtl w:val="0"/>
              </w:rPr>
            </w:r>
          </w:p>
        </w:tc>
        <w:tc>
          <w:tcPr>
            <w:tcBorders>
              <w:top w:color="666666" w:space="0" w:sz="12" w:val="single"/>
              <w:left w:color="999999" w:space="0" w:sz="8" w:val="single"/>
              <w:bottom w:color="666666" w:space="0" w:sz="12" w:val="single"/>
              <w:right w:color="999999" w:space="0" w:sz="8" w:val="single"/>
            </w:tcBorders>
            <w:tcMar>
              <w:left w:w="108.0" w:type="dxa"/>
              <w:right w:w="108.0" w:type="dxa"/>
            </w:tcMar>
            <w:vAlign w:val="center"/>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sz w:val="20"/>
                <w:szCs w:val="20"/>
                <w:rtl w:val="0"/>
              </w:rPr>
              <w:t xml:space="preserve">n_neighbors=5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metric='euclidean'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weights='uniform'</w:t>
            </w:r>
            <w:r w:rsidDel="00000000" w:rsidR="00000000" w:rsidRPr="00000000">
              <w:rPr>
                <w:rtl w:val="0"/>
              </w:rPr>
            </w:r>
          </w:p>
        </w:tc>
      </w:tr>
      <w:tr>
        <w:trPr>
          <w:cantSplit w:val="0"/>
          <w:trHeight w:val="300" w:hRule="atLeast"/>
          <w:tblHeader w:val="0"/>
        </w:trPr>
        <w:tc>
          <w:tcPr>
            <w:tcBorders>
              <w:top w:color="666666" w:space="0" w:sz="12" w:val="single"/>
              <w:left w:color="999999" w:space="0" w:sz="8" w:val="single"/>
              <w:bottom w:color="666666" w:space="0" w:sz="12" w:val="single"/>
              <w:right w:color="999999" w:space="0" w:sz="8" w:val="single"/>
            </w:tcBorders>
            <w:tcMar>
              <w:left w:w="108.0" w:type="dxa"/>
              <w:right w:w="108.0" w:type="dxa"/>
            </w:tcMar>
            <w:vAlign w:val="center"/>
          </w:tcPr>
          <w:p w:rsidR="00000000" w:rsidDel="00000000" w:rsidP="00000000" w:rsidRDefault="00000000" w:rsidRPr="00000000" w14:paraId="000001B8">
            <w:pPr>
              <w:rPr>
                <w:rFonts w:ascii="Calibri" w:cs="Calibri" w:eastAsia="Calibri" w:hAnsi="Calibri"/>
                <w:b w:val="1"/>
                <w:bCs w:val="1"/>
              </w:rPr>
            </w:pPr>
            <w:r w:rsidDel="00000000" w:rsidR="00000000" w:rsidRPr="00000000">
              <w:rPr>
                <w:rtl w:val="0"/>
              </w:rPr>
            </w:r>
          </w:p>
        </w:tc>
        <w:tc>
          <w:tcPr>
            <w:tcBorders>
              <w:top w:color="666666" w:space="0" w:sz="12" w:val="single"/>
              <w:left w:color="999999" w:space="0" w:sz="8" w:val="single"/>
              <w:bottom w:color="666666" w:space="0" w:sz="12" w:val="single"/>
              <w:right w:color="999999" w:space="0" w:sz="8" w:val="single"/>
            </w:tcBorders>
            <w:tcMar>
              <w:left w:w="108.0" w:type="dxa"/>
              <w:right w:w="108.0" w:type="dxa"/>
            </w:tcMar>
            <w:vAlign w:val="center"/>
          </w:tcPr>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tc>
      </w:tr>
      <w:tr>
        <w:trPr>
          <w:cantSplit w:val="0"/>
          <w:trHeight w:val="300" w:hRule="atLeast"/>
          <w:tblHeader w:val="0"/>
        </w:trPr>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BA">
            <w:pPr>
              <w:rPr>
                <w:rFonts w:ascii="Calibri" w:cs="Calibri" w:eastAsia="Calibri" w:hAnsi="Calibri"/>
                <w:b w:val="1"/>
                <w:bCs w:val="1"/>
              </w:rPr>
            </w:pPr>
            <w:r w:rsidDel="00000000" w:rsidR="00000000" w:rsidRPr="00000000">
              <w:rPr>
                <w:rtl w:val="0"/>
              </w:rPr>
            </w:r>
          </w:p>
        </w:tc>
        <w:tc>
          <w:tcPr>
            <w:tcBorders>
              <w:top w:color="666666" w:space="0" w:sz="12" w:val="single"/>
              <w:left w:color="999999" w:space="0" w:sz="8" w:val="single"/>
              <w:bottom w:color="999999" w:space="0" w:sz="8" w:val="single"/>
              <w:right w:color="999999" w:space="0" w:sz="8" w:val="single"/>
            </w:tcBorders>
            <w:tcMar>
              <w:left w:w="108.0" w:type="dxa"/>
              <w:right w:w="108.0" w:type="dxa"/>
            </w:tcMar>
            <w:vAlign w:val="center"/>
          </w:tcPr>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BC">
      <w:pPr>
        <w:rPr>
          <w:rFonts w:ascii="Calibri" w:cs="Calibri" w:eastAsia="Calibri" w:hAnsi="Calibri"/>
        </w:rPr>
      </w:pPr>
      <w:r w:rsidDel="00000000" w:rsidR="00000000" w:rsidRPr="00000000">
        <w:rPr>
          <w:rtl w:val="0"/>
        </w:rPr>
      </w:r>
    </w:p>
    <w:p w:rsidR="00000000" w:rsidDel="00000000" w:rsidP="00000000" w:rsidRDefault="00000000" w:rsidRPr="00000000" w14:paraId="000001BD">
      <w:pPr>
        <w:pStyle w:val="Heading2"/>
        <w:numPr>
          <w:ilvl w:val="1"/>
          <w:numId w:val="9"/>
        </w:numPr>
        <w:ind w:left="1440" w:hanging="720"/>
        <w:rPr>
          <w:rFonts w:ascii="Calibri" w:cs="Calibri" w:eastAsia="Calibri" w:hAnsi="Calibri"/>
        </w:rPr>
      </w:pPr>
      <w:r w:rsidDel="00000000" w:rsidR="00000000" w:rsidRPr="00000000">
        <w:rPr>
          <w:rFonts w:ascii="Calibri" w:cs="Calibri" w:eastAsia="Calibri" w:hAnsi="Calibri"/>
          <w:rtl w:val="0"/>
        </w:rPr>
        <w:t xml:space="preserve">ENSAMBLE DE MODELOS</w:t>
      </w:r>
    </w:p>
    <w:p w:rsidR="00000000" w:rsidDel="00000000" w:rsidP="00000000" w:rsidRDefault="00000000" w:rsidRPr="00000000" w14:paraId="000001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Además de los modelos individuales, se desarrolló un </w:t>
      </w:r>
      <w:r w:rsidDel="00000000" w:rsidR="00000000" w:rsidRPr="00000000">
        <w:rPr>
          <w:rFonts w:ascii="Calibri" w:cs="Calibri" w:eastAsia="Calibri" w:hAnsi="Calibri"/>
          <w:b w:val="1"/>
          <w:bCs w:val="1"/>
          <w:sz w:val="24"/>
          <w:szCs w:val="24"/>
          <w:rtl w:val="0"/>
        </w:rPr>
        <w:t xml:space="preserve">ensamble de clasificación</w:t>
      </w:r>
      <w:r w:rsidDel="00000000" w:rsidR="00000000" w:rsidRPr="00000000">
        <w:rPr>
          <w:rFonts w:ascii="Calibri" w:cs="Calibri" w:eastAsia="Calibri" w:hAnsi="Calibri"/>
          <w:sz w:val="24"/>
          <w:szCs w:val="24"/>
          <w:rtl w:val="0"/>
        </w:rPr>
        <w:t xml:space="preserve"> combinando los algoritmos </w:t>
      </w:r>
      <w:r w:rsidDel="00000000" w:rsidR="00000000" w:rsidRPr="00000000">
        <w:rPr>
          <w:rFonts w:ascii="Calibri" w:cs="Calibri" w:eastAsia="Calibri" w:hAnsi="Calibri"/>
          <w:b w:val="1"/>
          <w:bCs w:val="1"/>
          <w:sz w:val="24"/>
          <w:szCs w:val="24"/>
          <w:rtl w:val="0"/>
        </w:rPr>
        <w:t xml:space="preserve">Árbol de Decisión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Red Neuronal</w:t>
      </w:r>
      <w:r w:rsidDel="00000000" w:rsidR="00000000" w:rsidRPr="00000000">
        <w:rPr>
          <w:rFonts w:ascii="Calibri" w:cs="Calibri" w:eastAsia="Calibri" w:hAnsi="Calibri"/>
          <w:sz w:val="24"/>
          <w:szCs w:val="24"/>
          <w:rtl w:val="0"/>
        </w:rPr>
        <w:t xml:space="preserve"> y </w:t>
      </w:r>
      <w:r w:rsidDel="00000000" w:rsidR="00000000" w:rsidRPr="00000000">
        <w:rPr>
          <w:rFonts w:ascii="Calibri" w:cs="Calibri" w:eastAsia="Calibri" w:hAnsi="Calibri"/>
          <w:b w:val="1"/>
          <w:bCs w:val="1"/>
          <w:sz w:val="24"/>
          <w:szCs w:val="24"/>
          <w:rtl w:val="0"/>
        </w:rPr>
        <w:t xml:space="preserve">KNN</w:t>
      </w:r>
      <w:r w:rsidDel="00000000" w:rsidR="00000000" w:rsidRPr="00000000">
        <w:rPr>
          <w:rFonts w:ascii="Calibri" w:cs="Calibri" w:eastAsia="Calibri" w:hAnsi="Calibri"/>
          <w:sz w:val="24"/>
          <w:szCs w:val="24"/>
          <w:rtl w:val="0"/>
        </w:rPr>
        <w:t xml:space="preserve">, con el objetivo de mejorar la estabilidad y precisión global del sistema predictivo. El ensamble se implementó mediante la técnica de </w:t>
      </w:r>
      <w:r w:rsidDel="00000000" w:rsidR="00000000" w:rsidRPr="00000000">
        <w:rPr>
          <w:rFonts w:ascii="Calibri" w:cs="Calibri" w:eastAsia="Calibri" w:hAnsi="Calibri"/>
          <w:b w:val="1"/>
          <w:bCs w:val="1"/>
          <w:sz w:val="24"/>
          <w:szCs w:val="24"/>
          <w:rtl w:val="0"/>
        </w:rPr>
        <w:t xml:space="preserve">votación mayoritaria (VotingClassifier)</w:t>
      </w:r>
      <w:r w:rsidDel="00000000" w:rsidR="00000000" w:rsidRPr="00000000">
        <w:rPr>
          <w:rFonts w:ascii="Calibri" w:cs="Calibri" w:eastAsia="Calibri" w:hAnsi="Calibri"/>
          <w:sz w:val="24"/>
          <w:szCs w:val="24"/>
          <w:rtl w:val="0"/>
        </w:rPr>
        <w:t xml:space="preserve">, donde cada modelo aporta su predicción y la clase final se determina por consenso.</w:t>
      </w:r>
    </w:p>
    <w:p w:rsidR="00000000" w:rsidDel="00000000" w:rsidP="00000000" w:rsidRDefault="00000000" w:rsidRPr="00000000" w14:paraId="000001C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Resultados del Ensamble</w:t>
      </w:r>
    </w:p>
    <w:p w:rsidR="00000000" w:rsidDel="00000000" w:rsidP="00000000" w:rsidRDefault="00000000" w:rsidRPr="00000000" w14:paraId="000001C2">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Exactitud promedio:</w:t>
      </w:r>
      <w:r w:rsidDel="00000000" w:rsidR="00000000" w:rsidRPr="00000000">
        <w:rPr>
          <w:rFonts w:ascii="Calibri" w:cs="Calibri" w:eastAsia="Calibri" w:hAnsi="Calibri"/>
          <w:sz w:val="24"/>
          <w:szCs w:val="24"/>
          <w:rtl w:val="0"/>
        </w:rPr>
        <w:t xml:space="preserve"> 0.96</w:t>
      </w:r>
    </w:p>
    <w:p w:rsidR="00000000" w:rsidDel="00000000" w:rsidP="00000000" w:rsidRDefault="00000000" w:rsidRPr="00000000" w14:paraId="000001C3">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F1-Score promedio:</w:t>
      </w:r>
      <w:r w:rsidDel="00000000" w:rsidR="00000000" w:rsidRPr="00000000">
        <w:rPr>
          <w:rFonts w:ascii="Calibri" w:cs="Calibri" w:eastAsia="Calibri" w:hAnsi="Calibri"/>
          <w:sz w:val="24"/>
          <w:szCs w:val="24"/>
          <w:rtl w:val="0"/>
        </w:rPr>
        <w:t xml:space="preserve"> 0.95</w:t>
      </w:r>
    </w:p>
    <w:p w:rsidR="00000000" w:rsidDel="00000000" w:rsidP="00000000" w:rsidRDefault="00000000" w:rsidRPr="00000000" w14:paraId="000001C4">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AUC promedio:</w:t>
      </w:r>
      <w:r w:rsidDel="00000000" w:rsidR="00000000" w:rsidRPr="00000000">
        <w:rPr>
          <w:rFonts w:ascii="Calibri" w:cs="Calibri" w:eastAsia="Calibri" w:hAnsi="Calibri"/>
          <w:sz w:val="24"/>
          <w:szCs w:val="24"/>
          <w:rtl w:val="0"/>
        </w:rPr>
        <w:t xml:space="preserve"> 0.92</w:t>
      </w:r>
    </w:p>
    <w:p w:rsidR="00000000" w:rsidDel="00000000" w:rsidP="00000000" w:rsidRDefault="00000000" w:rsidRPr="00000000" w14:paraId="000001C5">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p w:rsidR="00000000" w:rsidDel="00000000" w:rsidP="00000000" w:rsidRDefault="00000000" w:rsidRPr="00000000" w14:paraId="000001C6">
      <w:pPr>
        <w:numPr>
          <w:ilvl w:val="1"/>
          <w:numId w:val="1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ensamble logró un rendimiento superior al de los modelos individuales, especialmente en la clase minoritaria </w:t>
      </w:r>
      <w:r w:rsidDel="00000000" w:rsidR="00000000" w:rsidRPr="00000000">
        <w:rPr>
          <w:rFonts w:ascii="Calibri" w:cs="Calibri" w:eastAsia="Calibri" w:hAnsi="Calibri"/>
          <w:b w:val="1"/>
          <w:bCs w:val="1"/>
          <w:sz w:val="24"/>
          <w:szCs w:val="24"/>
          <w:rtl w:val="0"/>
        </w:rPr>
        <w:t xml:space="preserve">OA (Out of Service)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C7">
      <w:pPr>
        <w:numPr>
          <w:ilvl w:val="1"/>
          <w:numId w:val="1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combinación de modelos permitió reducir el sesgo y mejorar la generalización del sistema.</w:t>
      </w:r>
    </w:p>
    <w:p w:rsidR="00000000" w:rsidDel="00000000" w:rsidP="00000000" w:rsidRDefault="00000000" w:rsidRPr="00000000" w14:paraId="000001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w:t>
      </w:r>
      <w:r w:rsidDel="00000000" w:rsidR="00000000" w:rsidRPr="00000000">
        <w:rPr>
          <w:rFonts w:ascii="Calibri" w:cs="Calibri" w:eastAsia="Calibri" w:hAnsi="Calibri"/>
          <w:b w:val="1"/>
          <w:bCs w:val="1"/>
          <w:sz w:val="24"/>
          <w:szCs w:val="24"/>
          <w:rtl w:val="0"/>
        </w:rPr>
        <w:t xml:space="preserve">no fue posible cargar el modelo ensamble en la aplicación Streamlit</w:t>
      </w:r>
      <w:r w:rsidDel="00000000" w:rsidR="00000000" w:rsidRPr="00000000">
        <w:rPr>
          <w:rFonts w:ascii="Calibri" w:cs="Calibri" w:eastAsia="Calibri" w:hAnsi="Calibri"/>
          <w:sz w:val="24"/>
          <w:szCs w:val="24"/>
          <w:rtl w:val="0"/>
        </w:rPr>
        <w:t xml:space="preserve"> debido al </w:t>
      </w:r>
      <w:r w:rsidDel="00000000" w:rsidR="00000000" w:rsidRPr="00000000">
        <w:rPr>
          <w:rFonts w:ascii="Calibri" w:cs="Calibri" w:eastAsia="Calibri" w:hAnsi="Calibri"/>
          <w:b w:val="1"/>
          <w:bCs w:val="1"/>
          <w:sz w:val="24"/>
          <w:szCs w:val="24"/>
          <w:rtl w:val="0"/>
        </w:rPr>
        <w:t xml:space="preserve">gran tamaño del archivo </w:t>
      </w:r>
      <w:r w:rsidDel="00000000" w:rsidR="00000000" w:rsidRPr="00000000">
        <w:rPr>
          <w:rFonts w:ascii="Calibri" w:cs="Calibri" w:eastAsia="Calibri" w:hAnsi="Calibri"/>
          <w:sz w:val="24"/>
          <w:szCs w:val="24"/>
          <w:rtl w:val="0"/>
        </w:rPr>
        <w:t xml:space="preserve">.pkl</w:t>
      </w:r>
      <w:r w:rsidDel="00000000" w:rsidR="00000000" w:rsidRPr="00000000">
        <w:rPr>
          <w:rFonts w:ascii="Calibri" w:cs="Calibri" w:eastAsia="Calibri" w:hAnsi="Calibri"/>
          <w:b w:val="1"/>
          <w:bCs w:val="1"/>
          <w:sz w:val="24"/>
          <w:szCs w:val="24"/>
          <w:rtl w:val="0"/>
        </w:rPr>
        <w:t xml:space="preserve"> generado</w:t>
      </w:r>
      <w:r w:rsidDel="00000000" w:rsidR="00000000" w:rsidRPr="00000000">
        <w:rPr>
          <w:rFonts w:ascii="Calibri" w:cs="Calibri" w:eastAsia="Calibri" w:hAnsi="Calibri"/>
          <w:sz w:val="24"/>
          <w:szCs w:val="24"/>
          <w:rtl w:val="0"/>
        </w:rPr>
        <w:t xml:space="preserve">, que superó los límites de almacenamiento y procesamiento de la plataforma. Por esta razón, se optó por desplegar el modelo </w:t>
      </w:r>
      <w:r w:rsidDel="00000000" w:rsidR="00000000" w:rsidRPr="00000000">
        <w:rPr>
          <w:rFonts w:ascii="Calibri" w:cs="Calibri" w:eastAsia="Calibri" w:hAnsi="Calibri"/>
          <w:b w:val="1"/>
          <w:bCs w:val="1"/>
          <w:sz w:val="24"/>
          <w:szCs w:val="24"/>
          <w:rtl w:val="0"/>
        </w:rPr>
        <w:t xml:space="preserve">KNN</w:t>
      </w:r>
      <w:r w:rsidDel="00000000" w:rsidR="00000000" w:rsidRPr="00000000">
        <w:rPr>
          <w:rFonts w:ascii="Calibri" w:cs="Calibri" w:eastAsia="Calibri" w:hAnsi="Calibri"/>
          <w:sz w:val="24"/>
          <w:szCs w:val="24"/>
          <w:rtl w:val="0"/>
        </w:rPr>
        <w:t xml:space="preserve">, que ofreció un excelente equilibrio entre precisión, eficiencia y compatibilidad con el entorno de despliegue.</w:t>
      </w:r>
    </w:p>
    <w:p w:rsidR="00000000" w:rsidDel="00000000" w:rsidP="00000000" w:rsidRDefault="00000000" w:rsidRPr="00000000" w14:paraId="000001CA">
      <w:pPr>
        <w:rPr>
          <w:rFonts w:ascii="Calibri" w:cs="Calibri" w:eastAsia="Calibri" w:hAnsi="Calibri"/>
        </w:rPr>
      </w:pPr>
      <w:r w:rsidDel="00000000" w:rsidR="00000000" w:rsidRPr="00000000">
        <w:rPr>
          <w:rtl w:val="0"/>
        </w:rPr>
      </w:r>
    </w:p>
    <w:p w:rsidR="00000000" w:rsidDel="00000000" w:rsidP="00000000" w:rsidRDefault="00000000" w:rsidRPr="00000000" w14:paraId="000001CB">
      <w:pPr>
        <w:pStyle w:val="Heading1"/>
        <w:numPr>
          <w:ilvl w:val="0"/>
          <w:numId w:val="17"/>
        </w:numPr>
        <w:ind w:left="360" w:hanging="360"/>
        <w:rPr>
          <w:rFonts w:ascii="Calibri" w:cs="Calibri" w:eastAsia="Calibri" w:hAnsi="Calibri"/>
        </w:rPr>
      </w:pPr>
      <w:r w:rsidDel="00000000" w:rsidR="00000000" w:rsidRPr="00000000">
        <w:rPr>
          <w:rFonts w:ascii="Calibri" w:cs="Calibri" w:eastAsia="Calibri" w:hAnsi="Calibri"/>
          <w:rtl w:val="0"/>
        </w:rPr>
        <w:t xml:space="preserve">DESPLIEGUE </w:t>
      </w:r>
    </w:p>
    <w:p w:rsidR="00000000" w:rsidDel="00000000" w:rsidP="00000000" w:rsidRDefault="00000000" w:rsidRPr="00000000" w14:paraId="000001CC">
      <w:pPr>
        <w:rPr>
          <w:rFonts w:ascii="Calibri" w:cs="Calibri" w:eastAsia="Calibri" w:hAnsi="Calibri"/>
        </w:rPr>
      </w:pPr>
      <w:r w:rsidDel="00000000" w:rsidR="00000000" w:rsidRPr="00000000">
        <w:rPr>
          <w:rtl w:val="0"/>
        </w:rPr>
      </w:r>
    </w:p>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El despliegue del modelo se realizó mediante una aplicación interactiva desarrollada en Streamlit, alojada en Streamlit Cloud y conectada al repositorio oficial del proyecto en GitHub. El objetivo del despliegue es permitir que cualquier usuario pueda ingresar las características técnicas de un generador eléctrico y obtener una predicción inmediata de su estado operativo.</w:t>
      </w:r>
    </w:p>
    <w:p w:rsidR="00000000" w:rsidDel="00000000" w:rsidP="00000000" w:rsidRDefault="00000000" w:rsidRPr="00000000" w14:paraId="000001CE">
      <w:pPr>
        <w:rPr>
          <w:rFonts w:ascii="Calibri" w:cs="Calibri" w:eastAsia="Calibri" w:hAnsi="Calibri"/>
        </w:rPr>
      </w:pPr>
      <w:r w:rsidDel="00000000" w:rsidR="00000000" w:rsidRPr="00000000">
        <w:rPr>
          <w:rtl w:val="0"/>
        </w:rPr>
      </w:r>
    </w:p>
    <w:p w:rsidR="00000000" w:rsidDel="00000000" w:rsidP="00000000" w:rsidRDefault="00000000" w:rsidRPr="00000000" w14:paraId="000001CF">
      <w:pPr>
        <w:pStyle w:val="Heading2"/>
        <w:numPr>
          <w:ilvl w:val="1"/>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PREDICCIÓN DE DATOS FUTUROS</w:t>
      </w:r>
    </w:p>
    <w:p w:rsidR="00000000" w:rsidDel="00000000" w:rsidP="00000000" w:rsidRDefault="00000000" w:rsidRPr="00000000" w14:paraId="000001D0">
      <w:pPr>
        <w:rPr>
          <w:rFonts w:ascii="Calibri" w:cs="Calibri" w:eastAsia="Calibri" w:hAnsi="Calibri"/>
        </w:rPr>
      </w:pPr>
      <w:r w:rsidDel="00000000" w:rsidR="00000000" w:rsidRPr="00000000">
        <w:rPr>
          <w:rtl w:val="0"/>
        </w:rPr>
      </w:r>
    </w:p>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Para el despliegue se implementó una interfaz gráfica en Streamlit, diseñada para ser intuitiva, ligera y compatible con el modelo final seleccionado (KNN).</w:t>
      </w:r>
    </w:p>
    <w:p w:rsidR="00000000" w:rsidDel="00000000" w:rsidP="00000000" w:rsidRDefault="00000000" w:rsidRPr="00000000" w14:paraId="000001D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La aplicación permite:</w:t>
      </w:r>
    </w:p>
    <w:p w:rsidR="00000000" w:rsidDel="00000000" w:rsidP="00000000" w:rsidRDefault="00000000" w:rsidRPr="00000000" w14:paraId="000001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Cargar o ingresar manualmente los valores de las variables predictoras.</w:t>
      </w:r>
    </w:p>
    <w:p w:rsidR="00000000" w:rsidDel="00000000" w:rsidP="00000000" w:rsidRDefault="00000000" w:rsidRPr="00000000" w14:paraId="000001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Aplicar automáticamente las mismas transformaciones utilizadas durante el entrenamiento (normalización, codificación).</w:t>
      </w:r>
    </w:p>
    <w:p w:rsidR="00000000" w:rsidDel="00000000" w:rsidP="00000000" w:rsidRDefault="00000000" w:rsidRPr="00000000" w14:paraId="000001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Ejecutar el modelo .pkl entrenado en Python.</w:t>
      </w:r>
    </w:p>
    <w:p w:rsidR="00000000" w:rsidDel="00000000" w:rsidP="00000000" w:rsidRDefault="00000000" w:rsidRPr="00000000" w14:paraId="000001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Mostrar la predicción final del estado operativo (OP, SB, OA, OS).</w:t>
      </w:r>
    </w:p>
    <w:p w:rsidR="00000000" w:rsidDel="00000000" w:rsidP="00000000" w:rsidRDefault="00000000" w:rsidRPr="00000000" w14:paraId="000001D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Visualizar mensajes interpretativos para facilitar la comprensión del resultado.</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Componentes principales de la interfaz</w:t>
      </w:r>
    </w:p>
    <w:p w:rsidR="00000000" w:rsidDel="00000000" w:rsidP="00000000" w:rsidRDefault="00000000" w:rsidRPr="00000000" w14:paraId="000001DB">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Carga del modelo:</w:t>
      </w:r>
      <w:r w:rsidDel="00000000" w:rsidR="00000000" w:rsidRPr="00000000">
        <w:rPr>
          <w:rFonts w:ascii="Calibri" w:cs="Calibri" w:eastAsia="Calibri" w:hAnsi="Calibri"/>
          <w:rtl w:val="0"/>
        </w:rPr>
        <w:t xml:space="preserve"> El archivo modelo_knn.pkl se carga al iniciar la aplicación.</w:t>
      </w:r>
    </w:p>
    <w:p w:rsidR="00000000" w:rsidDel="00000000" w:rsidP="00000000" w:rsidRDefault="00000000" w:rsidRPr="00000000" w14:paraId="000001DC">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Carga del normalizador:</w:t>
      </w:r>
      <w:r w:rsidDel="00000000" w:rsidR="00000000" w:rsidRPr="00000000">
        <w:rPr>
          <w:rFonts w:ascii="Calibri" w:cs="Calibri" w:eastAsia="Calibri" w:hAnsi="Calibri"/>
          <w:rtl w:val="0"/>
        </w:rPr>
        <w:t xml:space="preserve"> Se utiliza normalizador.pkl para transformar los datos futuros.</w:t>
      </w:r>
    </w:p>
    <w:p w:rsidR="00000000" w:rsidDel="00000000" w:rsidP="00000000" w:rsidRDefault="00000000" w:rsidRPr="00000000" w14:paraId="000001DD">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Formulario de entrada:</w:t>
      </w:r>
      <w:r w:rsidDel="00000000" w:rsidR="00000000" w:rsidRPr="00000000">
        <w:rPr>
          <w:rFonts w:ascii="Calibri" w:cs="Calibri" w:eastAsia="Calibri" w:hAnsi="Calibri"/>
          <w:rtl w:val="0"/>
        </w:rPr>
        <w:t xml:space="preserve"> Campos para ingresar capacidad, año de operación, carga mínima, tecnología, fuente de energía, etc.</w:t>
      </w:r>
    </w:p>
    <w:p w:rsidR="00000000" w:rsidDel="00000000" w:rsidP="00000000" w:rsidRDefault="00000000" w:rsidRPr="00000000" w14:paraId="000001DE">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Botón de predicción:</w:t>
      </w:r>
      <w:r w:rsidDel="00000000" w:rsidR="00000000" w:rsidRPr="00000000">
        <w:rPr>
          <w:rFonts w:ascii="Calibri" w:cs="Calibri" w:eastAsia="Calibri" w:hAnsi="Calibri"/>
          <w:rtl w:val="0"/>
        </w:rPr>
        <w:t xml:space="preserve"> Ejecuta el modelo y muestra el resultado.</w:t>
      </w:r>
    </w:p>
    <w:p w:rsidR="00000000" w:rsidDel="00000000" w:rsidP="00000000" w:rsidRDefault="00000000" w:rsidRPr="00000000" w14:paraId="000001DF">
      <w:pPr>
        <w:numPr>
          <w:ilvl w:val="0"/>
          <w:numId w:val="13"/>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Salida interpretada:</w:t>
      </w:r>
      <w:r w:rsidDel="00000000" w:rsidR="00000000" w:rsidRPr="00000000">
        <w:rPr>
          <w:rFonts w:ascii="Calibri" w:cs="Calibri" w:eastAsia="Calibri" w:hAnsi="Calibri"/>
          <w:rtl w:val="0"/>
        </w:rPr>
        <w:t xml:space="preserve"> Mensaje explicativo sobre el estado operativo predicho.</w:t>
      </w:r>
    </w:p>
    <w:p w:rsidR="00000000" w:rsidDel="00000000" w:rsidP="00000000" w:rsidRDefault="00000000" w:rsidRPr="00000000" w14:paraId="000001E0">
      <w:pPr>
        <w:rPr>
          <w:rFonts w:ascii="Calibri" w:cs="Calibri" w:eastAsia="Calibri" w:hAnsi="Calibri"/>
        </w:rPr>
      </w:pPr>
      <w:r w:rsidDel="00000000" w:rsidR="00000000" w:rsidRPr="00000000">
        <w:rPr>
          <w:rtl w:val="0"/>
        </w:rPr>
      </w:r>
    </w:p>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Aunque se desarrolló un </w:t>
      </w:r>
      <w:r w:rsidDel="00000000" w:rsidR="00000000" w:rsidRPr="00000000">
        <w:rPr>
          <w:rFonts w:ascii="Calibri" w:cs="Calibri" w:eastAsia="Calibri" w:hAnsi="Calibri"/>
          <w:b w:val="1"/>
          <w:bCs w:val="1"/>
          <w:rtl w:val="0"/>
        </w:rPr>
        <w:t xml:space="preserve">ensamble de modelos</w:t>
      </w:r>
      <w:r w:rsidDel="00000000" w:rsidR="00000000" w:rsidRPr="00000000">
        <w:rPr>
          <w:rFonts w:ascii="Calibri" w:cs="Calibri" w:eastAsia="Calibri" w:hAnsi="Calibri"/>
          <w:rtl w:val="0"/>
        </w:rPr>
        <w:t xml:space="preserve"> con excelente desempeño, </w:t>
      </w:r>
      <w:r w:rsidDel="00000000" w:rsidR="00000000" w:rsidRPr="00000000">
        <w:rPr>
          <w:rFonts w:ascii="Calibri" w:cs="Calibri" w:eastAsia="Calibri" w:hAnsi="Calibri"/>
          <w:b w:val="1"/>
          <w:bCs w:val="1"/>
          <w:rtl w:val="0"/>
        </w:rPr>
        <w:t xml:space="preserve">no fue posible desplegarlo</w:t>
      </w:r>
      <w:r w:rsidDel="00000000" w:rsidR="00000000" w:rsidRPr="00000000">
        <w:rPr>
          <w:rFonts w:ascii="Calibri" w:cs="Calibri" w:eastAsia="Calibri" w:hAnsi="Calibri"/>
          <w:rtl w:val="0"/>
        </w:rPr>
        <w:t xml:space="preserve"> debido al tamaño del archivo .pkl, que excedía los límites de Streamlit Cloud. Por esta razón, se seleccionó el modelo </w:t>
      </w:r>
      <w:r w:rsidDel="00000000" w:rsidR="00000000" w:rsidRPr="00000000">
        <w:rPr>
          <w:rFonts w:ascii="Calibri" w:cs="Calibri" w:eastAsia="Calibri" w:hAnsi="Calibri"/>
          <w:b w:val="1"/>
          <w:bCs w:val="1"/>
          <w:rtl w:val="0"/>
        </w:rPr>
        <w:t xml:space="preserve">KNN</w:t>
      </w:r>
      <w:r w:rsidDel="00000000" w:rsidR="00000000" w:rsidRPr="00000000">
        <w:rPr>
          <w:rFonts w:ascii="Calibri" w:cs="Calibri" w:eastAsia="Calibri" w:hAnsi="Calibri"/>
          <w:rtl w:val="0"/>
        </w:rPr>
        <w:t xml:space="preserve">, que ofrece un equilibrio óptimo entre precisión, velocidad y compatibilidad con el entorno de despliegue.</w:t>
      </w:r>
    </w:p>
    <w:p w:rsidR="00000000" w:rsidDel="00000000" w:rsidP="00000000" w:rsidRDefault="00000000" w:rsidRPr="00000000" w14:paraId="000001E2">
      <w:pPr>
        <w:rPr>
          <w:rFonts w:ascii="Calibri" w:cs="Calibri" w:eastAsia="Calibri" w:hAnsi="Calibri"/>
        </w:rPr>
      </w:pPr>
      <w:r w:rsidDel="00000000" w:rsidR="00000000" w:rsidRPr="00000000">
        <w:rPr>
          <w:rtl w:val="0"/>
        </w:rPr>
      </w:r>
    </w:p>
    <w:p w:rsidR="00000000" w:rsidDel="00000000" w:rsidP="00000000" w:rsidRDefault="00000000" w:rsidRPr="00000000" w14:paraId="000001E3">
      <w:pPr>
        <w:pStyle w:val="Heading3"/>
        <w:numPr>
          <w:ilvl w:val="2"/>
          <w:numId w:val="18"/>
        </w:numPr>
        <w:ind w:left="1080" w:hanging="720"/>
        <w:rPr/>
      </w:pPr>
      <w:r w:rsidDel="00000000" w:rsidR="00000000" w:rsidRPr="00000000">
        <w:rPr>
          <w:rtl w:val="0"/>
        </w:rPr>
        <w:t xml:space="preserve">Despliegue 1, Minería Predictiva KNN:</w:t>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Pr>
        <w:drawing>
          <wp:inline distB="0" distT="0" distL="0" distR="0">
            <wp:extent cx="5612130" cy="2529840"/>
            <wp:effectExtent b="0" l="0" r="0" t="0"/>
            <wp:docPr descr="The image displays a web interface, likely a dashboard or control panel, with various sections for managing a project, including a code editor, issue tracker, and various tabs for project settings and statistics.&#10;&#10;El contenido generado por IA puede ser incorrecto." id="20" name="image18.png"/>
            <a:graphic>
              <a:graphicData uri="http://schemas.openxmlformats.org/drawingml/2006/picture">
                <pic:pic>
                  <pic:nvPicPr>
                    <pic:cNvPr descr="The image displays a web interface, likely a dashboard or control panel, with various sections for managing a project, including a code editor, issue tracker, and various tabs for project settings and statistics.&#10;&#10;El contenido generado por IA puede ser incorrecto." id="0" name="image18.png"/>
                    <pic:cNvPicPr preferRelativeResize="0"/>
                  </pic:nvPicPr>
                  <pic:blipFill>
                    <a:blip r:embed="rId19"/>
                    <a:srcRect b="0" l="0" r="0" t="0"/>
                    <a:stretch>
                      <a:fillRect/>
                    </a:stretch>
                  </pic:blipFill>
                  <pic:spPr>
                    <a:xfrm>
                      <a:off x="0" y="0"/>
                      <a:ext cx="5612130" cy="252984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center"/>
        <w:rPr>
          <w:rFonts w:ascii="Calibri" w:cs="Calibri" w:eastAsia="Calibri" w:hAnsi="Calibri"/>
        </w:rPr>
      </w:pPr>
      <w:hyperlink r:id="rId20">
        <w:r w:rsidDel="00000000" w:rsidR="00000000" w:rsidRPr="00000000">
          <w:rPr>
            <w:rFonts w:ascii="Calibri" w:cs="Calibri" w:eastAsia="Calibri" w:hAnsi="Calibri"/>
            <w:color w:val="0000ff"/>
            <w:u w:val="single"/>
            <w:rtl w:val="0"/>
          </w:rPr>
          <w:t xml:space="preserve">https://github.com/Blanquis550/MineriaDatos/tree/main</w:t>
        </w:r>
      </w:hyperlink>
      <w:r w:rsidDel="00000000" w:rsidR="00000000" w:rsidRPr="00000000">
        <w:rPr>
          <w:rtl w:val="0"/>
        </w:rPr>
      </w:r>
    </w:p>
    <w:p w:rsidR="00000000" w:rsidDel="00000000" w:rsidP="00000000" w:rsidRDefault="00000000" w:rsidRPr="00000000" w14:paraId="000001E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E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E8">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4408934" cy="1719076"/>
            <wp:effectExtent b="0" l="0" r="0" t="0"/>
            <wp:docPr descr="The image shows a web interface with a form for entering generator data, including the year of operation and minimum power output, and an option to run a prediction.&#10;&#10;El contenido generado por IA puede ser incorrecto." id="18" name="image11.png"/>
            <a:graphic>
              <a:graphicData uri="http://schemas.openxmlformats.org/drawingml/2006/picture">
                <pic:pic>
                  <pic:nvPicPr>
                    <pic:cNvPr descr="The image shows a web interface with a form for entering generator data, including the year of operation and minimum power output, and an option to run a prediction.&#10;&#10;El contenido generado por IA puede ser incorrecto." id="0" name="image11.png"/>
                    <pic:cNvPicPr preferRelativeResize="0"/>
                  </pic:nvPicPr>
                  <pic:blipFill>
                    <a:blip r:embed="rId21"/>
                    <a:srcRect b="0" l="0" r="0" t="0"/>
                    <a:stretch>
                      <a:fillRect/>
                    </a:stretch>
                  </pic:blipFill>
                  <pic:spPr>
                    <a:xfrm>
                      <a:off x="0" y="0"/>
                      <a:ext cx="4408934" cy="1719076"/>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349970" cy="2090269"/>
            <wp:effectExtent b="0" l="0" r="0" t="0"/>
            <wp:docPr descr="The image displays a user interface for a generator's operational status prediction tool, with input fields for year of operation, minimum load, and primary energy source, and a message indicating the predicted operational status as 'OP' with a note about the model's margin of error.&#10;&#10;El contenido generado por IA puede ser incorrecto." id="19" name="image15.png"/>
            <a:graphic>
              <a:graphicData uri="http://schemas.openxmlformats.org/drawingml/2006/picture">
                <pic:pic>
                  <pic:nvPicPr>
                    <pic:cNvPr descr="The image displays a user interface for a generator's operational status prediction tool, with input fields for year of operation, minimum load, and primary energy source, and a message indicating the predicted operational status as 'OP' with a note about the model's margin of error.&#10;&#10;El contenido generado por IA puede ser incorrecto." id="0" name="image15.png"/>
                    <pic:cNvPicPr preferRelativeResize="0"/>
                  </pic:nvPicPr>
                  <pic:blipFill>
                    <a:blip r:embed="rId22"/>
                    <a:srcRect b="0" l="0" r="0" t="0"/>
                    <a:stretch>
                      <a:fillRect/>
                    </a:stretch>
                  </pic:blipFill>
                  <pic:spPr>
                    <a:xfrm>
                      <a:off x="0" y="0"/>
                      <a:ext cx="2349970" cy="2090269"/>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rFonts w:ascii="Calibri" w:cs="Calibri" w:eastAsia="Calibri" w:hAnsi="Calibri"/>
        </w:rPr>
      </w:pPr>
      <w:hyperlink r:id="rId23">
        <w:r w:rsidDel="00000000" w:rsidR="00000000" w:rsidRPr="00000000">
          <w:rPr>
            <w:rFonts w:ascii="Calibri" w:cs="Calibri" w:eastAsia="Calibri" w:hAnsi="Calibri"/>
            <w:color w:val="0000ff"/>
            <w:u w:val="single"/>
            <w:rtl w:val="0"/>
          </w:rPr>
          <w:t xml:space="preserve">https://mineriadatos-3uknhnmxgt7dhzhhmjhebn.streamlit.app/</w:t>
        </w:r>
      </w:hyperlink>
      <w:r w:rsidDel="00000000" w:rsidR="00000000" w:rsidRPr="00000000">
        <w:rPr>
          <w:rtl w:val="0"/>
        </w:rPr>
      </w:r>
    </w:p>
    <w:p w:rsidR="00000000" w:rsidDel="00000000" w:rsidP="00000000" w:rsidRDefault="00000000" w:rsidRPr="00000000" w14:paraId="000001E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E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ED">
      <w:pPr>
        <w:pStyle w:val="Heading3"/>
        <w:numPr>
          <w:ilvl w:val="2"/>
          <w:numId w:val="18"/>
        </w:numPr>
        <w:ind w:left="1080" w:hanging="720"/>
        <w:rPr/>
      </w:pPr>
      <w:r w:rsidDel="00000000" w:rsidR="00000000" w:rsidRPr="00000000">
        <w:rPr>
          <w:rtl w:val="0"/>
        </w:rPr>
        <w:t xml:space="preserve">Despliegue 2, Mineria Descriptiva</w:t>
      </w:r>
    </w:p>
    <w:p w:rsidR="00000000" w:rsidDel="00000000" w:rsidP="00000000" w:rsidRDefault="00000000" w:rsidRPr="00000000" w14:paraId="000001E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E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F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20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201">
      <w:pPr>
        <w:pStyle w:val="Heading2"/>
        <w:numPr>
          <w:ilvl w:val="1"/>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MONITOREO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El monitoreo del modelo es fundamental para garantizar su vigencia y desempeño en el tiempo. Se definió un esquema de monitoreo basado en:</w:t>
      </w:r>
    </w:p>
    <w:p w:rsidR="00000000" w:rsidDel="00000000" w:rsidP="00000000" w:rsidRDefault="00000000" w:rsidRPr="00000000" w14:paraId="00000204">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Frecuencia de monitoreo</w:t>
      </w:r>
    </w:p>
    <w:p w:rsidR="00000000" w:rsidDel="00000000" w:rsidP="00000000" w:rsidRDefault="00000000" w:rsidRPr="00000000" w14:paraId="00000206">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Mensual:</w:t>
      </w:r>
      <w:r w:rsidDel="00000000" w:rsidR="00000000" w:rsidRPr="00000000">
        <w:rPr>
          <w:rFonts w:ascii="Calibri" w:cs="Calibri" w:eastAsia="Calibri" w:hAnsi="Calibri"/>
          <w:rtl w:val="0"/>
        </w:rPr>
        <w:t xml:space="preserve"> Verificación del funcionamiento de la aplicación en Streamlit y revisión de logs.</w:t>
      </w:r>
    </w:p>
    <w:p w:rsidR="00000000" w:rsidDel="00000000" w:rsidP="00000000" w:rsidRDefault="00000000" w:rsidRPr="00000000" w14:paraId="00000207">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Trimestral:</w:t>
      </w:r>
      <w:r w:rsidDel="00000000" w:rsidR="00000000" w:rsidRPr="00000000">
        <w:rPr>
          <w:rFonts w:ascii="Calibri" w:cs="Calibri" w:eastAsia="Calibri" w:hAnsi="Calibri"/>
          <w:rtl w:val="0"/>
        </w:rPr>
        <w:t xml:space="preserve"> Revisión del desempeño del modelo con nuevos datos EIA-860M (mensuales).</w:t>
      </w:r>
    </w:p>
    <w:p w:rsidR="00000000" w:rsidDel="00000000" w:rsidP="00000000" w:rsidRDefault="00000000" w:rsidRPr="00000000" w14:paraId="00000208">
      <w:pPr>
        <w:numPr>
          <w:ilvl w:val="0"/>
          <w:numId w:val="14"/>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Anual:</w:t>
      </w:r>
      <w:r w:rsidDel="00000000" w:rsidR="00000000" w:rsidRPr="00000000">
        <w:rPr>
          <w:rFonts w:ascii="Calibri" w:cs="Calibri" w:eastAsia="Calibri" w:hAnsi="Calibri"/>
          <w:rtl w:val="0"/>
        </w:rPr>
        <w:t xml:space="preserve"> Actualización completa del dataset con la nueva versión EIA-860 publicada por la EIA.</w:t>
      </w:r>
    </w:p>
    <w:p w:rsidR="00000000" w:rsidDel="00000000" w:rsidP="00000000" w:rsidRDefault="00000000" w:rsidRPr="00000000" w14:paraId="00000209">
      <w:pPr>
        <w:rPr>
          <w:rFonts w:ascii="Calibri" w:cs="Calibri" w:eastAsia="Calibri" w:hAnsi="Calibri"/>
        </w:rPr>
      </w:pPr>
      <w:r w:rsidDel="00000000" w:rsidR="00000000" w:rsidRPr="00000000">
        <w:rPr>
          <w:rtl w:val="0"/>
        </w:rPr>
      </w:r>
    </w:p>
    <w:p w:rsidR="00000000" w:rsidDel="00000000" w:rsidP="00000000" w:rsidRDefault="00000000" w:rsidRPr="00000000" w14:paraId="000002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Aspectos monitoreados</w:t>
      </w:r>
    </w:p>
    <w:p w:rsidR="00000000" w:rsidDel="00000000" w:rsidP="00000000" w:rsidRDefault="00000000" w:rsidRPr="00000000" w14:paraId="0000020B">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Funcionamiento de la interfaz Streamlit.</w:t>
      </w:r>
    </w:p>
    <w:p w:rsidR="00000000" w:rsidDel="00000000" w:rsidP="00000000" w:rsidRDefault="00000000" w:rsidRPr="00000000" w14:paraId="0000020C">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Tiempos de respuesta del modelo.</w:t>
      </w:r>
    </w:p>
    <w:p w:rsidR="00000000" w:rsidDel="00000000" w:rsidP="00000000" w:rsidRDefault="00000000" w:rsidRPr="00000000" w14:paraId="0000020D">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Cambios en la distribución de las variables (data drift).</w:t>
      </w:r>
    </w:p>
    <w:p w:rsidR="00000000" w:rsidDel="00000000" w:rsidP="00000000" w:rsidRDefault="00000000" w:rsidRPr="00000000" w14:paraId="0000020E">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Cambios en la proporción de clases (concept drift).</w:t>
      </w:r>
    </w:p>
    <w:p w:rsidR="00000000" w:rsidDel="00000000" w:rsidP="00000000" w:rsidRDefault="00000000" w:rsidRPr="00000000" w14:paraId="0000020F">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Necesidad de reentrenamiento.</w:t>
      </w:r>
    </w:p>
    <w:p w:rsidR="00000000" w:rsidDel="00000000" w:rsidP="00000000" w:rsidRDefault="00000000" w:rsidRPr="00000000" w14:paraId="00000210">
      <w:pPr>
        <w:rPr>
          <w:rFonts w:ascii="Calibri" w:cs="Calibri" w:eastAsia="Calibri" w:hAnsi="Calibri"/>
        </w:rPr>
      </w:pPr>
      <w:r w:rsidDel="00000000" w:rsidR="00000000" w:rsidRPr="00000000">
        <w:rPr>
          <w:rtl w:val="0"/>
        </w:rPr>
      </w:r>
    </w:p>
    <w:p w:rsidR="00000000" w:rsidDel="00000000" w:rsidP="00000000" w:rsidRDefault="00000000" w:rsidRPr="00000000" w14:paraId="00000211">
      <w:pPr>
        <w:pStyle w:val="Heading2"/>
        <w:numPr>
          <w:ilvl w:val="1"/>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CRONOGRAMA DE MANTENIMIENTO</w:t>
      </w:r>
    </w:p>
    <w:p w:rsidR="00000000" w:rsidDel="00000000" w:rsidP="00000000" w:rsidRDefault="00000000" w:rsidRPr="00000000" w14:paraId="00000212">
      <w:pPr>
        <w:rPr>
          <w:rFonts w:ascii="Calibri" w:cs="Calibri" w:eastAsia="Calibri" w:hAnsi="Calibri"/>
        </w:rPr>
      </w:pPr>
      <w:r w:rsidDel="00000000" w:rsidR="00000000" w:rsidRPr="00000000">
        <w:rPr>
          <w:rtl w:val="0"/>
        </w:rPr>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El mantenimiento del modelo y la aplicación se realizará siguiendo el siguiente cronograma:</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7"/>
        <w:gridCol w:w="1368"/>
        <w:gridCol w:w="1582"/>
        <w:gridCol w:w="3401"/>
        <w:tblGridChange w:id="0">
          <w:tblGrid>
            <w:gridCol w:w="2477"/>
            <w:gridCol w:w="1368"/>
            <w:gridCol w:w="1582"/>
            <w:gridCol w:w="3401"/>
          </w:tblGrid>
        </w:tblGridChange>
      </w:tblGrid>
      <w:tr>
        <w:trPr>
          <w:cantSplit w:val="0"/>
          <w:tblHeader w:val="0"/>
        </w:trPr>
        <w:tc>
          <w:tcPr>
            <w:shd w:fill="d9d9d9" w:val="clear"/>
          </w:tcPr>
          <w:p w:rsidR="00000000" w:rsidDel="00000000" w:rsidP="00000000" w:rsidRDefault="00000000" w:rsidRPr="00000000" w14:paraId="000002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c>
          <w:tcPr>
            <w:shd w:fill="d9d9d9" w:val="clear"/>
          </w:tcPr>
          <w:p w:rsidR="00000000" w:rsidDel="00000000" w:rsidP="00000000" w:rsidRDefault="00000000" w:rsidRPr="00000000" w14:paraId="000002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Frecuencia</w:t>
            </w:r>
          </w:p>
        </w:tc>
        <w:tc>
          <w:tcPr>
            <w:shd w:fill="d9d9d9" w:val="clear"/>
          </w:tcPr>
          <w:p w:rsidR="00000000" w:rsidDel="00000000" w:rsidP="00000000" w:rsidRDefault="00000000" w:rsidRPr="00000000" w14:paraId="0000021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Responsable</w:t>
            </w:r>
          </w:p>
        </w:tc>
        <w:tc>
          <w:tcPr>
            <w:shd w:fill="d9d9d9" w:val="clear"/>
          </w:tcPr>
          <w:p w:rsidR="00000000" w:rsidDel="00000000" w:rsidP="00000000" w:rsidRDefault="00000000" w:rsidRPr="00000000" w14:paraId="000002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r>
      <w:tr>
        <w:trPr>
          <w:cantSplit w:val="0"/>
          <w:tblHeader w:val="0"/>
        </w:trPr>
        <w:tc>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Verificación de funcionamiento de la app</w:t>
            </w:r>
          </w:p>
        </w:tc>
        <w:tc>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Mensual</w:t>
            </w:r>
          </w:p>
        </w:tc>
        <w:tc>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Equipo del proyecto</w:t>
            </w:r>
          </w:p>
        </w:tc>
        <w:tc>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Confirmar que la app carga correctamente y responde sin errores.</w:t>
            </w:r>
          </w:p>
        </w:tc>
      </w:tr>
      <w:tr>
        <w:trPr>
          <w:cantSplit w:val="0"/>
          <w:tblHeader w:val="0"/>
        </w:trPr>
        <w:tc>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Revisión de logs y métricas</w:t>
            </w:r>
          </w:p>
        </w:tc>
        <w:tc>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Mensual</w:t>
            </w:r>
          </w:p>
        </w:tc>
        <w:tc>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Equipo del proyecto</w:t>
            </w:r>
          </w:p>
        </w:tc>
        <w:tc>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Identificar fallos, tiempos de respuesta anómalos o errores de predicción.</w:t>
            </w:r>
          </w:p>
        </w:tc>
      </w:tr>
      <w:tr>
        <w:trPr>
          <w:cantSplit w:val="0"/>
          <w:tblHeader w:val="0"/>
        </w:trPr>
        <w:tc>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Actualización de dependencias</w:t>
            </w:r>
          </w:p>
        </w:tc>
        <w:tc>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Trimestral</w:t>
            </w:r>
          </w:p>
        </w:tc>
        <w:tc>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Equipo técnico</w:t>
            </w:r>
          </w:p>
        </w:tc>
        <w:tc>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Actualizar librerías de Python y Streamlit para evitar vulnerabilidades.</w:t>
            </w:r>
          </w:p>
        </w:tc>
      </w:tr>
      <w:tr>
        <w:trPr>
          <w:cantSplit w:val="0"/>
          <w:tblHeader w:val="0"/>
        </w:trPr>
        <w:tc>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Revisión de desempeño del modelo</w:t>
            </w:r>
          </w:p>
        </w:tc>
        <w:tc>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Trimestral</w:t>
            </w:r>
          </w:p>
        </w:tc>
        <w:tc>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Científico de datos</w:t>
            </w:r>
          </w:p>
        </w:tc>
        <w:tc>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Comparar predicciones con nuevos datos EIA-860M.</w:t>
            </w:r>
          </w:p>
        </w:tc>
      </w:tr>
      <w:tr>
        <w:trPr>
          <w:cantSplit w:val="0"/>
          <w:tblHeader w:val="0"/>
        </w:trPr>
        <w:tc>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Reentrenamiento del modelo</w:t>
            </w:r>
          </w:p>
        </w:tc>
        <w:tc>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Anual</w:t>
            </w:r>
          </w:p>
        </w:tc>
        <w:tc>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Científico de datos</w:t>
            </w:r>
          </w:p>
        </w:tc>
        <w:tc>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Entrenar nuevamente con la versión anual EIA-860.</w:t>
            </w:r>
          </w:p>
        </w:tc>
      </w:tr>
      <w:tr>
        <w:trPr>
          <w:cantSplit w:val="0"/>
          <w:tblHeader w:val="0"/>
        </w:trPr>
        <w:tc>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Actualización del repositorio GitHub</w:t>
            </w:r>
          </w:p>
        </w:tc>
        <w:tc>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Anual</w:t>
            </w:r>
          </w:p>
        </w:tc>
        <w:tc>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Equipo del proyecto</w:t>
            </w:r>
          </w:p>
        </w:tc>
        <w:tc>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Subir nueva versión del modelo, normalizador y código.</w:t>
            </w:r>
          </w:p>
        </w:tc>
      </w:tr>
      <w:tr>
        <w:trPr>
          <w:cantSplit w:val="0"/>
          <w:tblHeader w:val="0"/>
        </w:trPr>
        <w:tc>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Actualización de la interfaz Streamlit</w:t>
            </w:r>
          </w:p>
        </w:tc>
        <w:tc>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Según necesidad</w:t>
            </w:r>
          </w:p>
        </w:tc>
        <w:tc>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Equipo técnico</w:t>
            </w:r>
          </w:p>
        </w:tc>
        <w:tc>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Ajustes visuales, mejoras de usabilidad o nuevas funcionalidades.</w:t>
            </w:r>
          </w:p>
        </w:tc>
      </w:tr>
    </w:tbl>
    <w:p w:rsidR="00000000" w:rsidDel="00000000" w:rsidP="00000000" w:rsidRDefault="00000000" w:rsidRPr="00000000" w14:paraId="00000234">
      <w:pPr>
        <w:rPr>
          <w:rFonts w:ascii="Calibri" w:cs="Calibri" w:eastAsia="Calibri" w:hAnsi="Calibri"/>
        </w:rPr>
      </w:pPr>
      <w:r w:rsidDel="00000000" w:rsidR="00000000" w:rsidRPr="00000000">
        <w:rPr>
          <w:rtl w:val="0"/>
        </w:rPr>
      </w:r>
    </w:p>
    <w:p w:rsidR="00000000" w:rsidDel="00000000" w:rsidP="00000000" w:rsidRDefault="00000000" w:rsidRPr="00000000" w14:paraId="00000235">
      <w:pPr>
        <w:rPr>
          <w:rFonts w:ascii="Calibri" w:cs="Calibri" w:eastAsia="Calibri" w:hAnsi="Calibri"/>
        </w:rPr>
      </w:pPr>
      <w:r w:rsidDel="00000000" w:rsidR="00000000" w:rsidRPr="00000000">
        <w:rPr>
          <w:rtl w:val="0"/>
        </w:rPr>
      </w:r>
    </w:p>
    <w:p w:rsidR="00000000" w:rsidDel="00000000" w:rsidP="00000000" w:rsidRDefault="00000000" w:rsidRPr="00000000" w14:paraId="00000236">
      <w:pPr>
        <w:pStyle w:val="Heading1"/>
        <w:numPr>
          <w:ilvl w:val="0"/>
          <w:numId w:val="18"/>
        </w:numPr>
        <w:ind w:left="714" w:hanging="357"/>
        <w:rPr>
          <w:rFonts w:ascii="Calibri" w:cs="Calibri" w:eastAsia="Calibri" w:hAnsi="Calibri"/>
        </w:rPr>
      </w:pPr>
      <w:r w:rsidDel="00000000" w:rsidR="00000000" w:rsidRPr="00000000">
        <w:rPr>
          <w:rFonts w:ascii="Calibri" w:cs="Calibri" w:eastAsia="Calibri" w:hAnsi="Calibri"/>
          <w:rtl w:val="0"/>
        </w:rPr>
        <w:t xml:space="preserve">ANEXOS</w:t>
      </w:r>
    </w:p>
    <w:p w:rsidR="00000000" w:rsidDel="00000000" w:rsidP="00000000" w:rsidRDefault="00000000" w:rsidRPr="00000000" w14:paraId="00000237">
      <w:pPr>
        <w:rPr>
          <w:rFonts w:ascii="Calibri" w:cs="Calibri" w:eastAsia="Calibri" w:hAnsi="Calibri"/>
        </w:rPr>
      </w:pPr>
      <w:r w:rsidDel="00000000" w:rsidR="00000000" w:rsidRPr="00000000">
        <w:rPr>
          <w:rtl w:val="0"/>
        </w:rPr>
      </w:r>
    </w:p>
    <w:p w:rsidR="00000000" w:rsidDel="00000000" w:rsidP="00000000" w:rsidRDefault="00000000" w:rsidRPr="00000000" w14:paraId="00000238">
      <w:pPr>
        <w:rPr>
          <w:rFonts w:ascii="Calibri" w:cs="Calibri" w:eastAsia="Calibri" w:hAnsi="Calibri"/>
        </w:rPr>
      </w:pPr>
      <w:r w:rsidDel="00000000" w:rsidR="00000000" w:rsidRPr="00000000">
        <w:rPr>
          <w:rtl w:val="0"/>
        </w:rPr>
      </w:r>
    </w:p>
    <w:p w:rsidR="00000000" w:rsidDel="00000000" w:rsidP="00000000" w:rsidRDefault="00000000" w:rsidRPr="00000000" w14:paraId="00000239">
      <w:pPr>
        <w:pStyle w:val="Heading2"/>
        <w:numPr>
          <w:ilvl w:val="1"/>
          <w:numId w:val="18"/>
        </w:numPr>
        <w:ind w:left="720" w:hanging="360"/>
        <w:rPr/>
      </w:pPr>
      <w:r w:rsidDel="00000000" w:rsidR="00000000" w:rsidRPr="00000000">
        <w:rPr>
          <w:rtl w:val="0"/>
        </w:rPr>
        <w:t xml:space="preserve">MINERIA PREDICTIVA:</w:t>
      </w:r>
    </w:p>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ab/>
        <w:t xml:space="preserve">Notebook: ProyectoFinalPredictiva.ipynb</w:t>
      </w:r>
    </w:p>
    <w:p w:rsidR="00000000" w:rsidDel="00000000" w:rsidP="00000000" w:rsidRDefault="00000000" w:rsidRPr="00000000" w14:paraId="0000023B">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944244" cy="629285"/>
            <wp:effectExtent b="0" l="0" r="0" t="0"/>
            <wp:docPr id="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944244" cy="62928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rFonts w:ascii="Calibri" w:cs="Calibri" w:eastAsia="Calibri" w:hAnsi="Calibri"/>
        </w:rPr>
      </w:pPr>
      <w:r w:rsidDel="00000000" w:rsidR="00000000" w:rsidRPr="00000000">
        <w:rPr>
          <w:rtl w:val="0"/>
        </w:rPr>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ab/>
        <w:t xml:space="preserve">Modelo final: modelo_knn.pkl</w:t>
      </w:r>
    </w:p>
    <w:p w:rsidR="00000000" w:rsidDel="00000000" w:rsidP="00000000" w:rsidRDefault="00000000" w:rsidRPr="00000000" w14:paraId="0000023E">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944244" cy="629285"/>
            <wp:effectExtent b="0" l="0" r="0" t="0"/>
            <wp:docPr id="7"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944244" cy="62928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ab/>
        <w:t xml:space="preserve">Archivos arff: </w:t>
      </w:r>
    </w:p>
    <w:p w:rsidR="00000000" w:rsidDel="00000000" w:rsidP="00000000" w:rsidRDefault="00000000" w:rsidRPr="00000000" w14:paraId="00000240">
      <w:pPr>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944244" cy="629285"/>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944244" cy="629285"/>
                    </a:xfrm>
                    <a:prstGeom prst="rect"/>
                    <a:ln/>
                  </pic:spPr>
                </pic:pic>
              </a:graphicData>
            </a:graphic>
          </wp:inline>
        </w:drawing>
      </w:r>
      <w:r w:rsidDel="00000000" w:rsidR="00000000" w:rsidRPr="00000000">
        <w:rPr>
          <w:rFonts w:ascii="Calibri" w:cs="Calibri" w:eastAsia="Calibri" w:hAnsi="Calibri"/>
        </w:rPr>
        <w:drawing>
          <wp:inline distB="0" distT="0" distL="114300" distR="114300">
            <wp:extent cx="944244" cy="629285"/>
            <wp:effectExtent b="0" l="0" r="0" t="0"/>
            <wp:docPr id="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944244" cy="629285"/>
                    </a:xfrm>
                    <a:prstGeom prst="rect"/>
                    <a:ln/>
                  </pic:spPr>
                </pic:pic>
              </a:graphicData>
            </a:graphic>
          </wp:inline>
        </w:drawing>
      </w:r>
      <w:r w:rsidDel="00000000" w:rsidR="00000000" w:rsidRPr="00000000">
        <w:rPr>
          <w:rFonts w:ascii="Calibri" w:cs="Calibri" w:eastAsia="Calibri" w:hAnsi="Calibri"/>
        </w:rPr>
        <w:drawing>
          <wp:inline distB="0" distT="0" distL="114300" distR="114300">
            <wp:extent cx="944244" cy="629285"/>
            <wp:effectExtent b="0" l="0" r="0" t="0"/>
            <wp:docPr id="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944244" cy="62928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24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24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244">
      <w:pPr>
        <w:pStyle w:val="Heading2"/>
        <w:numPr>
          <w:ilvl w:val="1"/>
          <w:numId w:val="18"/>
        </w:numPr>
        <w:ind w:left="720" w:hanging="360"/>
        <w:rPr/>
      </w:pPr>
      <w:r w:rsidDel="00000000" w:rsidR="00000000" w:rsidRPr="00000000">
        <w:rPr>
          <w:rtl w:val="0"/>
        </w:rPr>
        <w:t xml:space="preserve">MINERIA DESCRIPTIVA:</w:t>
      </w:r>
    </w:p>
    <w:p w:rsidR="00000000" w:rsidDel="00000000" w:rsidP="00000000" w:rsidRDefault="00000000" w:rsidRPr="00000000" w14:paraId="00000245">
      <w:pPr>
        <w:rPr>
          <w:rFonts w:ascii="Calibri" w:cs="Calibri" w:eastAsia="Calibri" w:hAnsi="Calibri"/>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4"/>
      <w:numFmt w:val="decimal"/>
      <w:lvlText w:val="%1."/>
      <w:lvlJc w:val="left"/>
      <w:pPr>
        <w:ind w:left="375" w:hanging="375"/>
      </w:pPr>
      <w:rPr/>
    </w:lvl>
    <w:lvl w:ilvl="1">
      <w:start w:val="4"/>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5760" w:hanging="1440"/>
      </w:pPr>
      <w:rPr/>
    </w:lvl>
    <w:lvl w:ilvl="7">
      <w:start w:val="1"/>
      <w:numFmt w:val="decimal"/>
      <w:lvlText w:val="%1.%2.%3.%4.%5.%6.%7.%8."/>
      <w:lvlJc w:val="left"/>
      <w:pPr>
        <w:ind w:left="6840" w:hanging="1800"/>
      </w:pPr>
      <w:rPr/>
    </w:lvl>
    <w:lvl w:ilvl="8">
      <w:start w:val="1"/>
      <w:numFmt w:val="decimal"/>
      <w:lvlText w:val="%1.%2.%3.%4.%5.%6.%7.%8.%9."/>
      <w:lvlJc w:val="left"/>
      <w:pPr>
        <w:ind w:left="7560" w:hanging="180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4"/>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8">
    <w:lvl w:ilvl="0">
      <w:start w:val="5"/>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hanging="360"/>
    </w:pPr>
    <w:rPr>
      <w:b w:val="1"/>
      <w:bCs w:val="1"/>
      <w:sz w:val="24"/>
      <w:szCs w:val="24"/>
    </w:rPr>
  </w:style>
  <w:style w:type="paragraph" w:styleId="Heading2">
    <w:name w:val="heading 2"/>
    <w:basedOn w:val="Normal"/>
    <w:next w:val="Normal"/>
    <w:pPr>
      <w:keepNext w:val="1"/>
      <w:keepLines w:val="1"/>
      <w:ind w:left="720" w:hanging="360"/>
    </w:pPr>
    <w:rPr>
      <w:b w:val="1"/>
      <w:bCs w:val="1"/>
      <w:sz w:val="24"/>
      <w:szCs w:val="24"/>
    </w:rPr>
  </w:style>
  <w:style w:type="paragraph" w:styleId="Heading3">
    <w:name w:val="heading 3"/>
    <w:basedOn w:val="Normal"/>
    <w:next w:val="Normal"/>
    <w:pPr>
      <w:keepNext w:val="1"/>
      <w:keepLines w:val="1"/>
      <w:spacing w:after="80" w:before="280" w:lineRule="auto"/>
      <w:ind w:left="720" w:hanging="360"/>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6">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Blanquis550/MineriaDatos/tree/main" TargetMode="External"/><Relationship Id="rId22" Type="http://schemas.openxmlformats.org/officeDocument/2006/relationships/image" Target="media/image15.png"/><Relationship Id="rId21" Type="http://schemas.openxmlformats.org/officeDocument/2006/relationships/image" Target="media/image11.png"/><Relationship Id="rId24" Type="http://schemas.openxmlformats.org/officeDocument/2006/relationships/image" Target="media/image4.png"/><Relationship Id="rId23" Type="http://schemas.openxmlformats.org/officeDocument/2006/relationships/hyperlink" Target="https://mineriadatos-3uknhnmxgt7dhzhhmjhebn.streamlit.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9.png"/><Relationship Id="rId25" Type="http://schemas.openxmlformats.org/officeDocument/2006/relationships/image" Target="media/image14.png"/><Relationship Id="rId28" Type="http://schemas.openxmlformats.org/officeDocument/2006/relationships/image" Target="media/image5.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20.png"/><Relationship Id="rId11" Type="http://schemas.openxmlformats.org/officeDocument/2006/relationships/image" Target="media/image3.jpg"/><Relationship Id="rId10" Type="http://schemas.openxmlformats.org/officeDocument/2006/relationships/image" Target="media/image2.png"/><Relationship Id="rId13" Type="http://schemas.openxmlformats.org/officeDocument/2006/relationships/image" Target="media/image16.jpg"/><Relationship Id="rId12" Type="http://schemas.openxmlformats.org/officeDocument/2006/relationships/image" Target="media/image7.jpg"/><Relationship Id="rId15" Type="http://schemas.openxmlformats.org/officeDocument/2006/relationships/image" Target="media/image10.jpg"/><Relationship Id="rId14" Type="http://schemas.openxmlformats.org/officeDocument/2006/relationships/image" Target="media/image6.jpg"/><Relationship Id="rId17" Type="http://schemas.openxmlformats.org/officeDocument/2006/relationships/image" Target="media/image13.jpg"/><Relationship Id="rId16" Type="http://schemas.openxmlformats.org/officeDocument/2006/relationships/image" Target="media/image1.jpg"/><Relationship Id="rId19" Type="http://schemas.openxmlformats.org/officeDocument/2006/relationships/image" Target="media/image18.pn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5vjX6Nm8ogMVjOJeVSZRD5gVQ==">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0x0101003B67F9ED3D0E5F43AE6474CBA7A3EF42</vt:lpwstr>
  </property>
</Properties>
</file>